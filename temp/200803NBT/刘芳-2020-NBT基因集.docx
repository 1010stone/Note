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C255E" w14:textId="62E92248" w:rsidR="00766E75" w:rsidDel="00C504A0" w:rsidRDefault="0037025D">
      <w:pPr>
        <w:rPr>
          <w:moveFrom w:id="0" w:author="Yong-Xin Liu" w:date="2020-08-03T13:51:00Z"/>
        </w:rPr>
      </w:pPr>
      <w:moveFromRangeStart w:id="1" w:author="Yong-Xin Liu" w:date="2020-08-03T13:51:00Z" w:name="move47355109"/>
      <w:moveFrom w:id="2" w:author="Yong-Xin Liu" w:date="2020-08-03T13:51:00Z">
        <w:r w:rsidDel="00C504A0">
          <w:t>Study notes for – A unified catalog of 204,938 reference genomes from the human gut microbiome</w:t>
        </w:r>
      </w:moveFrom>
    </w:p>
    <w:moveFromRangeEnd w:id="1"/>
    <w:p w14:paraId="03226B1B" w14:textId="471EA55D" w:rsidR="0037025D" w:rsidRDefault="0037025D">
      <w:pPr>
        <w:rPr>
          <w:ins w:id="3" w:author="Liu Yong-Xin" w:date="2020-08-02T23:39:00Z"/>
        </w:rPr>
      </w:pPr>
    </w:p>
    <w:p w14:paraId="7DBABB72" w14:textId="098084BF" w:rsidR="001A2EA6" w:rsidRDefault="008D5E73">
      <w:pPr>
        <w:rPr>
          <w:ins w:id="4" w:author="Liu Yong-Xin" w:date="2020-08-02T23:43:00Z"/>
        </w:rPr>
      </w:pPr>
      <w:commentRangeStart w:id="5"/>
      <w:ins w:id="6" w:author="Liu Yong-Xin" w:date="2020-08-02T23:42:00Z">
        <w:r w:rsidRPr="008D5E73">
          <w:rPr>
            <w:rFonts w:hint="eastAsia"/>
          </w:rPr>
          <w:t>Nature</w:t>
        </w:r>
        <w:r w:rsidRPr="008D5E73">
          <w:rPr>
            <w:rFonts w:hint="eastAsia"/>
          </w:rPr>
          <w:t>子刊：高达</w:t>
        </w:r>
        <w:r w:rsidRPr="008D5E73">
          <w:rPr>
            <w:rFonts w:hint="eastAsia"/>
          </w:rPr>
          <w:t>20</w:t>
        </w:r>
        <w:r w:rsidRPr="008D5E73">
          <w:rPr>
            <w:rFonts w:hint="eastAsia"/>
          </w:rPr>
          <w:t>万个微生物的人类肠道微生物组参考基因组集</w:t>
        </w:r>
      </w:ins>
      <w:commentRangeEnd w:id="5"/>
      <w:r w:rsidR="006D21BB">
        <w:rPr>
          <w:rStyle w:val="a8"/>
        </w:rPr>
        <w:commentReference w:id="5"/>
      </w:r>
    </w:p>
    <w:p w14:paraId="24D50544" w14:textId="45845C7C" w:rsidR="00C504A0" w:rsidRDefault="00C504A0" w:rsidP="00C504A0">
      <w:pPr>
        <w:rPr>
          <w:moveTo w:id="7" w:author="Yong-Xin Liu" w:date="2020-08-03T13:51:00Z"/>
        </w:rPr>
      </w:pPr>
      <w:moveToRangeStart w:id="8" w:author="Yong-Xin Liu" w:date="2020-08-03T13:51:00Z" w:name="move47355109"/>
      <w:moveTo w:id="9" w:author="Yong-Xin Liu" w:date="2020-08-03T13:51:00Z">
        <w:del w:id="10" w:author="Yong-Xin Liu" w:date="2020-08-03T13:51:00Z">
          <w:r w:rsidDel="00C504A0">
            <w:delText>Study notes for –</w:delText>
          </w:r>
        </w:del>
        <w:r>
          <w:t xml:space="preserve"> A unified catalog of 204,938 reference genomes from the human gut microbiome</w:t>
        </w:r>
      </w:moveTo>
    </w:p>
    <w:moveToRangeEnd w:id="8"/>
    <w:p w14:paraId="754F5DD2" w14:textId="00CF2DB7" w:rsidR="008D5E73" w:rsidRPr="00C504A0" w:rsidRDefault="008D5E73">
      <w:pPr>
        <w:rPr>
          <w:ins w:id="11" w:author="Liu Yong-Xin" w:date="2020-08-02T23:43:00Z"/>
        </w:rPr>
      </w:pPr>
    </w:p>
    <w:p w14:paraId="271972AA" w14:textId="11684788" w:rsidR="008D5E73" w:rsidRDefault="008D5E73">
      <w:pPr>
        <w:rPr>
          <w:ins w:id="12" w:author="Liu Yong-Xin" w:date="2020-08-02T23:44:00Z"/>
        </w:rPr>
      </w:pPr>
      <w:ins w:id="13" w:author="Liu Yong-Xin" w:date="2020-08-02T23:44:00Z">
        <w:r>
          <w:fldChar w:fldCharType="begin"/>
        </w:r>
        <w:r>
          <w:instrText xml:space="preserve"> HYPERLINK "</w:instrText>
        </w:r>
        <w:r w:rsidRPr="008D5E73">
          <w:instrText>https://www.mr-gut.cn/papers/read/1059900495</w:instrText>
        </w:r>
        <w:r>
          <w:instrText xml:space="preserve">" </w:instrText>
        </w:r>
        <w:r>
          <w:fldChar w:fldCharType="separate"/>
        </w:r>
        <w:r w:rsidRPr="0004529D">
          <w:rPr>
            <w:rStyle w:val="a3"/>
          </w:rPr>
          <w:t>https://www.mr-gut.cn/papers/read/1059900495</w:t>
        </w:r>
        <w:r>
          <w:fldChar w:fldCharType="end"/>
        </w:r>
      </w:ins>
    </w:p>
    <w:p w14:paraId="0014E612" w14:textId="46313386" w:rsidR="00210C90" w:rsidRDefault="00210C90" w:rsidP="00210C90">
      <w:pPr>
        <w:rPr>
          <w:ins w:id="14" w:author="Liu Yong-Xin" w:date="2020-08-02T23:47:00Z"/>
        </w:rPr>
      </w:pPr>
    </w:p>
    <w:p w14:paraId="68927F8F" w14:textId="634B3F26" w:rsidR="00210C90" w:rsidRDefault="00594CA3" w:rsidP="00210C90">
      <w:pPr>
        <w:rPr>
          <w:ins w:id="15" w:author="Liu Yong-Xin" w:date="2020-08-02T23:47:00Z"/>
        </w:rPr>
      </w:pPr>
      <w:ins w:id="16" w:author="Liu Yong-Xin" w:date="2020-08-02T23:53:00Z">
        <w:r>
          <w:rPr>
            <w:rFonts w:hint="eastAsia"/>
          </w:rPr>
          <w:t>热心肠日报</w:t>
        </w:r>
      </w:ins>
      <w:ins w:id="17" w:author="Liu Yong-Xin" w:date="2020-08-02T23:47:00Z">
        <w:r w:rsidR="00210C90">
          <w:rPr>
            <w:rFonts w:hint="eastAsia"/>
          </w:rPr>
          <w:t>导读：</w:t>
        </w:r>
      </w:ins>
    </w:p>
    <w:p w14:paraId="5BEDB9F5" w14:textId="613DD267" w:rsidR="00210C90" w:rsidRDefault="00210C90">
      <w:pPr>
        <w:pStyle w:val="a7"/>
        <w:numPr>
          <w:ilvl w:val="0"/>
          <w:numId w:val="2"/>
        </w:numPr>
        <w:ind w:firstLineChars="0"/>
        <w:rPr>
          <w:ins w:id="18" w:author="Liu Yong-Xin" w:date="2020-08-02T23:46:00Z"/>
        </w:rPr>
        <w:pPrChange w:id="19" w:author="Liu Yong-Xin" w:date="2020-08-02T23:47:00Z">
          <w:pPr/>
        </w:pPrChange>
      </w:pPr>
      <w:ins w:id="20" w:author="Liu Yong-Xin" w:date="2020-08-02T23:46:00Z">
        <w:r>
          <w:rPr>
            <w:rFonts w:hint="eastAsia"/>
          </w:rPr>
          <w:t>人类胃肠道基因组</w:t>
        </w:r>
        <w:r>
          <w:rPr>
            <w:rFonts w:hint="eastAsia"/>
          </w:rPr>
          <w:t>UHGG</w:t>
        </w:r>
      </w:ins>
      <w:ins w:id="21" w:author="Liu Yong-Xin" w:date="2020-08-02T23:53:00Z">
        <w:r w:rsidR="00594CA3">
          <w:rPr>
            <w:rFonts w:hint="eastAsia"/>
          </w:rPr>
          <w:t>集</w:t>
        </w:r>
      </w:ins>
      <w:ins w:id="22" w:author="Liu Yong-Xin" w:date="2020-08-02T23:46:00Z">
        <w:r>
          <w:rPr>
            <w:rFonts w:hint="eastAsia"/>
          </w:rPr>
          <w:t>中有</w:t>
        </w:r>
        <w:r>
          <w:rPr>
            <w:rFonts w:hint="eastAsia"/>
          </w:rPr>
          <w:t>20</w:t>
        </w:r>
        <w:r>
          <w:rPr>
            <w:rFonts w:hint="eastAsia"/>
          </w:rPr>
          <w:t>多万种人类肠道微生物基因组；</w:t>
        </w:r>
      </w:ins>
    </w:p>
    <w:p w14:paraId="4A03D02F" w14:textId="77777777" w:rsidR="00210C90" w:rsidRDefault="00210C90">
      <w:pPr>
        <w:pStyle w:val="a7"/>
        <w:numPr>
          <w:ilvl w:val="0"/>
          <w:numId w:val="2"/>
        </w:numPr>
        <w:ind w:firstLineChars="0"/>
        <w:rPr>
          <w:ins w:id="23" w:author="Liu Yong-Xin" w:date="2020-08-02T23:46:00Z"/>
        </w:rPr>
        <w:pPrChange w:id="24" w:author="Liu Yong-Xin" w:date="2020-08-02T23:47:00Z">
          <w:pPr/>
        </w:pPrChange>
      </w:pPr>
      <w:ins w:id="25" w:author="Liu Yong-Xin" w:date="2020-08-02T23:46:00Z">
        <w:r>
          <w:rPr>
            <w:rFonts w:hint="eastAsia"/>
          </w:rPr>
          <w:t>超过</w:t>
        </w:r>
        <w:r>
          <w:rPr>
            <w:rFonts w:hint="eastAsia"/>
          </w:rPr>
          <w:t>60</w:t>
        </w:r>
        <w:r>
          <w:rPr>
            <w:rFonts w:hint="eastAsia"/>
          </w:rPr>
          <w:t>％的肠道基因组无法分配给现有物种，表明大多数</w:t>
        </w:r>
        <w:r>
          <w:rPr>
            <w:rFonts w:hint="eastAsia"/>
          </w:rPr>
          <w:t>UHGG</w:t>
        </w:r>
        <w:r>
          <w:rPr>
            <w:rFonts w:hint="eastAsia"/>
          </w:rPr>
          <w:t>物种在当前参考数据库中缺乏代表性；</w:t>
        </w:r>
      </w:ins>
    </w:p>
    <w:p w14:paraId="0F566F4C" w14:textId="77777777" w:rsidR="00210C90" w:rsidRDefault="00210C90">
      <w:pPr>
        <w:pStyle w:val="a7"/>
        <w:numPr>
          <w:ilvl w:val="0"/>
          <w:numId w:val="2"/>
        </w:numPr>
        <w:ind w:firstLineChars="0"/>
        <w:rPr>
          <w:ins w:id="26" w:author="Liu Yong-Xin" w:date="2020-08-02T23:46:00Z"/>
        </w:rPr>
        <w:pPrChange w:id="27" w:author="Liu Yong-Xin" w:date="2020-08-02T23:47:00Z">
          <w:pPr/>
        </w:pPrChange>
      </w:pPr>
      <w:ins w:id="28" w:author="Liu Yong-Xin" w:date="2020-08-02T23:46:00Z">
        <w:r>
          <w:rPr>
            <w:rFonts w:hint="eastAsia"/>
          </w:rPr>
          <w:t>虽然</w:t>
        </w:r>
        <w:r>
          <w:rPr>
            <w:rFonts w:hint="eastAsia"/>
          </w:rPr>
          <w:t>UHGP</w:t>
        </w:r>
        <w:r>
          <w:rPr>
            <w:rFonts w:hint="eastAsia"/>
          </w:rPr>
          <w:t>总体上包含了更多的蛋白质簇，但大多数新添加的蛋白质在个体样本中的丰度</w:t>
        </w:r>
        <w:r>
          <w:rPr>
            <w:rFonts w:hint="eastAsia"/>
          </w:rPr>
          <w:t>/</w:t>
        </w:r>
        <w:r>
          <w:rPr>
            <w:rFonts w:hint="eastAsia"/>
          </w:rPr>
          <w:t>流行率较低；</w:t>
        </w:r>
      </w:ins>
    </w:p>
    <w:p w14:paraId="01F87062" w14:textId="77777777" w:rsidR="00210C90" w:rsidRDefault="00210C90">
      <w:pPr>
        <w:pStyle w:val="a7"/>
        <w:numPr>
          <w:ilvl w:val="0"/>
          <w:numId w:val="2"/>
        </w:numPr>
        <w:ind w:firstLineChars="0"/>
        <w:rPr>
          <w:ins w:id="29" w:author="Liu Yong-Xin" w:date="2020-08-02T23:46:00Z"/>
        </w:rPr>
        <w:pPrChange w:id="30" w:author="Liu Yong-Xin" w:date="2020-08-02T23:47:00Z">
          <w:pPr/>
        </w:pPrChange>
      </w:pPr>
      <w:ins w:id="31" w:author="Liu Yong-Xin" w:date="2020-08-02T23:46:00Z">
        <w:r>
          <w:rPr>
            <w:rFonts w:hint="eastAsia"/>
          </w:rPr>
          <w:t>肠道菌群可能包含许多具有重要代谢活性的物种，尚待在实验室条件下进行培养和功能鉴定；</w:t>
        </w:r>
      </w:ins>
    </w:p>
    <w:p w14:paraId="5981FE4D" w14:textId="32FC14CD" w:rsidR="008D5E73" w:rsidRDefault="00210C90">
      <w:pPr>
        <w:pStyle w:val="a7"/>
        <w:numPr>
          <w:ilvl w:val="0"/>
          <w:numId w:val="2"/>
        </w:numPr>
        <w:ind w:firstLineChars="0"/>
        <w:rPr>
          <w:ins w:id="32" w:author="Liu Yong-Xin" w:date="2020-08-02T23:46:00Z"/>
        </w:rPr>
        <w:pPrChange w:id="33" w:author="Liu Yong-Xin" w:date="2020-08-02T23:47:00Z">
          <w:pPr/>
        </w:pPrChange>
      </w:pPr>
      <w:ins w:id="34" w:author="Liu Yong-Xin" w:date="2020-08-02T23:46:00Z">
        <w:r>
          <w:rPr>
            <w:rFonts w:hint="eastAsia"/>
          </w:rPr>
          <w:t>各大洲之间有很高的菌株变异性，并且仍有相当程度的多样性有待发现。</w:t>
        </w:r>
      </w:ins>
    </w:p>
    <w:p w14:paraId="67BC7BBA" w14:textId="77777777" w:rsidR="00210C90" w:rsidRPr="00210C90" w:rsidRDefault="00210C90">
      <w:pPr>
        <w:rPr>
          <w:ins w:id="35" w:author="Liu Yong-Xin" w:date="2020-08-02T23:44:00Z"/>
        </w:rPr>
      </w:pPr>
    </w:p>
    <w:p w14:paraId="7EBADB2D" w14:textId="1BD49A53" w:rsidR="008D5E73" w:rsidRPr="008D5E73" w:rsidRDefault="00210C90">
      <w:pPr>
        <w:rPr>
          <w:ins w:id="36" w:author="Liu Yong-Xin" w:date="2020-08-02T23:39:00Z"/>
        </w:rPr>
      </w:pPr>
      <w:ins w:id="37" w:author="Liu Yong-Xin" w:date="2020-08-02T23:47:00Z">
        <w:r>
          <w:rPr>
            <w:rFonts w:ascii="Helvetica" w:hAnsi="Helvetica" w:hint="eastAsia"/>
            <w:color w:val="333333"/>
            <w:sz w:val="21"/>
            <w:szCs w:val="21"/>
            <w:shd w:val="clear" w:color="auto" w:fill="FFFFFF"/>
          </w:rPr>
          <w:t>推荐语：</w:t>
        </w:r>
      </w:ins>
      <w:ins w:id="38" w:author="Liu Yong-Xin" w:date="2020-08-02T23:44:00Z">
        <w:r w:rsidR="008D5E73">
          <w:rPr>
            <w:rFonts w:ascii="Helvetica" w:hAnsi="Helvetica"/>
            <w:color w:val="333333"/>
            <w:sz w:val="21"/>
            <w:szCs w:val="21"/>
            <w:shd w:val="clear" w:color="auto" w:fill="FFFFFF"/>
          </w:rPr>
          <w:t>人类肠道微生物组与人类健康和疾病有关的重要表型密切相关。</w:t>
        </w:r>
        <w:r w:rsidR="008D5E73">
          <w:rPr>
            <w:rFonts w:ascii="Helvetica" w:hAnsi="Helvetica"/>
            <w:color w:val="333333"/>
            <w:sz w:val="21"/>
            <w:szCs w:val="21"/>
            <w:shd w:val="clear" w:color="auto" w:fill="FFFFFF"/>
          </w:rPr>
          <w:t xml:space="preserve"> </w:t>
        </w:r>
        <w:r w:rsidR="008D5E73">
          <w:rPr>
            <w:rFonts w:ascii="Helvetica" w:hAnsi="Helvetica"/>
            <w:color w:val="333333"/>
            <w:sz w:val="21"/>
            <w:szCs w:val="21"/>
            <w:shd w:val="clear" w:color="auto" w:fill="FFFFFF"/>
          </w:rPr>
          <w:t>缺乏足够微生物多样性的完整参考基因组，妨碍了对微生物组中单个物种的作用及其功能和相互作用的理解。因此，建立微生物参考基因组和基因的整合数据库，是准确表征肠道微生物物种分类和功能的重要步骤。本文生成了代表人类肠道微生物组的</w:t>
        </w:r>
        <w:r w:rsidR="008D5E73">
          <w:rPr>
            <w:rFonts w:ascii="Helvetica" w:hAnsi="Helvetica"/>
            <w:color w:val="333333"/>
            <w:sz w:val="21"/>
            <w:szCs w:val="21"/>
            <w:shd w:val="clear" w:color="auto" w:fill="FFFFFF"/>
          </w:rPr>
          <w:t>20</w:t>
        </w:r>
        <w:r w:rsidR="008D5E73">
          <w:rPr>
            <w:rFonts w:ascii="Helvetica" w:hAnsi="Helvetica"/>
            <w:color w:val="333333"/>
            <w:sz w:val="21"/>
            <w:szCs w:val="21"/>
            <w:shd w:val="clear" w:color="auto" w:fill="FFFFFF"/>
          </w:rPr>
          <w:t>万个基因组和</w:t>
        </w:r>
        <w:r w:rsidR="008D5E73">
          <w:rPr>
            <w:rFonts w:ascii="Helvetica" w:hAnsi="Helvetica"/>
            <w:color w:val="333333"/>
            <w:sz w:val="21"/>
            <w:szCs w:val="21"/>
            <w:shd w:val="clear" w:color="auto" w:fill="FFFFFF"/>
          </w:rPr>
          <w:t>1.71</w:t>
        </w:r>
        <w:r w:rsidR="008D5E73">
          <w:rPr>
            <w:rFonts w:ascii="Helvetica" w:hAnsi="Helvetica"/>
            <w:color w:val="333333"/>
            <w:sz w:val="21"/>
            <w:szCs w:val="21"/>
            <w:shd w:val="clear" w:color="auto" w:fill="FFFFFF"/>
          </w:rPr>
          <w:t>亿个蛋白质序列的基因集，其中的</w:t>
        </w:r>
        <w:r w:rsidR="008D5E73">
          <w:rPr>
            <w:rFonts w:ascii="Helvetica" w:hAnsi="Helvetica"/>
            <w:color w:val="333333"/>
            <w:sz w:val="21"/>
            <w:szCs w:val="21"/>
            <w:shd w:val="clear" w:color="auto" w:fill="FFFFFF"/>
          </w:rPr>
          <w:t>4,644</w:t>
        </w:r>
        <w:r w:rsidR="008D5E73">
          <w:rPr>
            <w:rFonts w:ascii="Helvetica" w:hAnsi="Helvetica"/>
            <w:color w:val="333333"/>
            <w:sz w:val="21"/>
            <w:szCs w:val="21"/>
            <w:shd w:val="clear" w:color="auto" w:fill="FFFFFF"/>
          </w:rPr>
          <w:t>个物种中，有</w:t>
        </w:r>
        <w:r w:rsidR="008D5E73">
          <w:rPr>
            <w:rFonts w:ascii="Helvetica" w:hAnsi="Helvetica"/>
            <w:color w:val="333333"/>
            <w:sz w:val="21"/>
            <w:szCs w:val="21"/>
            <w:shd w:val="clear" w:color="auto" w:fill="FFFFFF"/>
          </w:rPr>
          <w:t>71</w:t>
        </w:r>
        <w:r w:rsidR="008D5E73">
          <w:rPr>
            <w:rFonts w:ascii="Helvetica" w:hAnsi="Helvetica"/>
            <w:color w:val="333333"/>
            <w:sz w:val="21"/>
            <w:szCs w:val="21"/>
            <w:shd w:val="clear" w:color="auto" w:fill="FFFFFF"/>
          </w:rPr>
          <w:t>％缺乏培养的菌株，表明大多数微生物仍有待实验表征。本研究获得的高质量参考基因组集可极大提高宏基因组研究的分辨率和准确性，对人类肠道微生物组与表型的关联分析提供了数据基础。遥想十年前</w:t>
        </w:r>
        <w:r w:rsidR="008D5E73">
          <w:rPr>
            <w:rFonts w:ascii="Helvetica" w:hAnsi="Helvetica"/>
            <w:color w:val="333333"/>
            <w:sz w:val="21"/>
            <w:szCs w:val="21"/>
            <w:shd w:val="clear" w:color="auto" w:fill="FFFFFF"/>
          </w:rPr>
          <w:t>Science</w:t>
        </w:r>
        <w:r w:rsidR="008D5E73">
          <w:rPr>
            <w:rFonts w:ascii="Helvetica" w:hAnsi="Helvetica"/>
            <w:color w:val="333333"/>
            <w:sz w:val="21"/>
            <w:szCs w:val="21"/>
            <w:shd w:val="clear" w:color="auto" w:fill="FFFFFF"/>
          </w:rPr>
          <w:t>和</w:t>
        </w:r>
        <w:r w:rsidR="008D5E73">
          <w:rPr>
            <w:rFonts w:ascii="Helvetica" w:hAnsi="Helvetica"/>
            <w:color w:val="333333"/>
            <w:sz w:val="21"/>
            <w:szCs w:val="21"/>
            <w:shd w:val="clear" w:color="auto" w:fill="FFFFFF"/>
          </w:rPr>
          <w:t>Nature</w:t>
        </w:r>
        <w:r w:rsidR="008D5E73">
          <w:rPr>
            <w:rFonts w:ascii="Helvetica" w:hAnsi="Helvetica"/>
            <w:color w:val="333333"/>
            <w:sz w:val="21"/>
            <w:szCs w:val="21"/>
            <w:shd w:val="clear" w:color="auto" w:fill="FFFFFF"/>
          </w:rPr>
          <w:t>发表的微生物组里程碑研究中鉴定出的</w:t>
        </w:r>
        <w:r w:rsidR="008D5E73">
          <w:rPr>
            <w:rFonts w:ascii="Helvetica" w:hAnsi="Helvetica"/>
            <w:color w:val="333333"/>
            <w:sz w:val="21"/>
            <w:szCs w:val="21"/>
            <w:shd w:val="clear" w:color="auto" w:fill="FFFFFF"/>
          </w:rPr>
          <w:t>178</w:t>
        </w:r>
        <w:r w:rsidR="008D5E73">
          <w:rPr>
            <w:rFonts w:ascii="Helvetica" w:hAnsi="Helvetica"/>
            <w:color w:val="333333"/>
            <w:sz w:val="21"/>
            <w:szCs w:val="21"/>
            <w:shd w:val="clear" w:color="auto" w:fill="FFFFFF"/>
          </w:rPr>
          <w:t>个微生物基因组和</w:t>
        </w:r>
        <w:r w:rsidR="008D5E73">
          <w:rPr>
            <w:rFonts w:ascii="Helvetica" w:hAnsi="Helvetica"/>
            <w:color w:val="333333"/>
            <w:sz w:val="21"/>
            <w:szCs w:val="21"/>
            <w:shd w:val="clear" w:color="auto" w:fill="FFFFFF"/>
          </w:rPr>
          <w:t>330</w:t>
        </w:r>
        <w:r w:rsidR="008D5E73">
          <w:rPr>
            <w:rFonts w:ascii="Helvetica" w:hAnsi="Helvetica"/>
            <w:color w:val="333333"/>
            <w:sz w:val="21"/>
            <w:szCs w:val="21"/>
            <w:shd w:val="clear" w:color="auto" w:fill="FFFFFF"/>
          </w:rPr>
          <w:t>万个微生物基因，这十年间科学家们在微生物组参考基因</w:t>
        </w:r>
        <w:proofErr w:type="gramStart"/>
        <w:r w:rsidR="008D5E73">
          <w:rPr>
            <w:rFonts w:ascii="Helvetica" w:hAnsi="Helvetica"/>
            <w:color w:val="333333"/>
            <w:sz w:val="21"/>
            <w:szCs w:val="21"/>
            <w:shd w:val="clear" w:color="auto" w:fill="FFFFFF"/>
          </w:rPr>
          <w:t>集方面</w:t>
        </w:r>
        <w:proofErr w:type="gramEnd"/>
        <w:r w:rsidR="008D5E73">
          <w:rPr>
            <w:rFonts w:ascii="Helvetica" w:hAnsi="Helvetica"/>
            <w:color w:val="333333"/>
            <w:sz w:val="21"/>
            <w:szCs w:val="21"/>
            <w:shd w:val="clear" w:color="auto" w:fill="FFFFFF"/>
          </w:rPr>
          <w:t>的进展速度可谓是呈</w:t>
        </w:r>
        <w:proofErr w:type="gramStart"/>
        <w:r w:rsidR="008D5E73">
          <w:rPr>
            <w:rFonts w:ascii="Helvetica" w:hAnsi="Helvetica"/>
            <w:color w:val="333333"/>
            <w:sz w:val="21"/>
            <w:szCs w:val="21"/>
            <w:shd w:val="clear" w:color="auto" w:fill="FFFFFF"/>
          </w:rPr>
          <w:t>指数级</w:t>
        </w:r>
        <w:proofErr w:type="gramEnd"/>
        <w:r w:rsidR="008D5E73">
          <w:rPr>
            <w:rFonts w:ascii="Helvetica" w:hAnsi="Helvetica"/>
            <w:color w:val="333333"/>
            <w:sz w:val="21"/>
            <w:szCs w:val="21"/>
            <w:shd w:val="clear" w:color="auto" w:fill="FFFFFF"/>
          </w:rPr>
          <w:t>增长。</w:t>
        </w:r>
      </w:ins>
    </w:p>
    <w:p w14:paraId="58296543" w14:textId="77777777" w:rsidR="001A2EA6" w:rsidRPr="001A2EA6" w:rsidRDefault="001A2EA6"/>
    <w:p w14:paraId="5A73AA1F" w14:textId="77777777" w:rsidR="0037025D" w:rsidRPr="0005701E" w:rsidRDefault="00F62DCD">
      <w:pPr>
        <w:rPr>
          <w:b/>
          <w:sz w:val="28"/>
        </w:rPr>
      </w:pPr>
      <w:r>
        <w:rPr>
          <w:rFonts w:hint="eastAsia"/>
          <w:b/>
          <w:sz w:val="28"/>
        </w:rPr>
        <w:t>引言</w:t>
      </w:r>
    </w:p>
    <w:p w14:paraId="225253C3" w14:textId="77777777" w:rsidR="0037025D" w:rsidRDefault="0037025D"/>
    <w:p w14:paraId="4B642AEB" w14:textId="62FD6B9D" w:rsidR="0037025D" w:rsidRDefault="0037025D" w:rsidP="0037025D">
      <w:r>
        <w:rPr>
          <w:rFonts w:hint="eastAsia"/>
        </w:rPr>
        <w:t>在</w:t>
      </w:r>
      <w:r>
        <w:rPr>
          <w:rFonts w:hint="eastAsia"/>
        </w:rPr>
        <w:t>2</w:t>
      </w:r>
      <w:r>
        <w:t>019</w:t>
      </w:r>
      <w:r>
        <w:rPr>
          <w:rFonts w:hint="eastAsia"/>
        </w:rPr>
        <w:t>年，</w:t>
      </w:r>
      <w:r w:rsidR="0044220D">
        <w:rPr>
          <w:rFonts w:hint="eastAsia"/>
        </w:rPr>
        <w:t>在</w:t>
      </w:r>
      <w:r>
        <w:rPr>
          <w:rFonts w:hint="eastAsia"/>
        </w:rPr>
        <w:t>Nature</w:t>
      </w:r>
      <w:r>
        <w:rPr>
          <w:rFonts w:hint="eastAsia"/>
        </w:rPr>
        <w:t>，</w:t>
      </w:r>
      <w:r>
        <w:rPr>
          <w:rFonts w:hint="eastAsia"/>
        </w:rPr>
        <w:t xml:space="preserve"> </w:t>
      </w:r>
      <w:ins w:id="39" w:author="Liu Yong-Xin" w:date="2020-08-02T23:52:00Z">
        <w:r w:rsidR="00594CA3">
          <w:rPr>
            <w:rFonts w:hint="eastAsia"/>
          </w:rPr>
          <w:t>N</w:t>
        </w:r>
        <w:r w:rsidR="00594CA3">
          <w:t>ature Biotechnology(</w:t>
        </w:r>
      </w:ins>
      <w:r>
        <w:rPr>
          <w:rFonts w:hint="eastAsia"/>
        </w:rPr>
        <w:t>NBT</w:t>
      </w:r>
      <w:ins w:id="40" w:author="Liu Yong-Xin" w:date="2020-08-02T23:52:00Z">
        <w:r w:rsidR="00594CA3">
          <w:t>)</w:t>
        </w:r>
      </w:ins>
      <w:r>
        <w:t xml:space="preserve"> </w:t>
      </w:r>
      <w:r>
        <w:rPr>
          <w:rFonts w:hint="eastAsia"/>
        </w:rPr>
        <w:t>和</w:t>
      </w:r>
      <w:r>
        <w:rPr>
          <w:rFonts w:hint="eastAsia"/>
        </w:rPr>
        <w:t>Cell</w:t>
      </w:r>
      <w:r>
        <w:t xml:space="preserve"> </w:t>
      </w:r>
      <w:r>
        <w:rPr>
          <w:rFonts w:hint="eastAsia"/>
        </w:rPr>
        <w:t>期刊</w:t>
      </w:r>
      <w:r w:rsidR="0044220D">
        <w:rPr>
          <w:rFonts w:hint="eastAsia"/>
        </w:rPr>
        <w:t>相继</w:t>
      </w:r>
      <w:r>
        <w:rPr>
          <w:rFonts w:hint="eastAsia"/>
        </w:rPr>
        <w:t>发表的几篇大规模</w:t>
      </w:r>
      <w:r w:rsidR="0044220D">
        <w:rPr>
          <w:rFonts w:hint="eastAsia"/>
        </w:rPr>
        <w:t>的</w:t>
      </w:r>
      <w:r>
        <w:rPr>
          <w:rFonts w:hint="eastAsia"/>
        </w:rPr>
        <w:t>基于可培养</w:t>
      </w:r>
      <w:r w:rsidR="0044220D">
        <w:rPr>
          <w:rFonts w:hint="eastAsia"/>
        </w:rPr>
        <w:t>或</w:t>
      </w:r>
      <w:r>
        <w:rPr>
          <w:rFonts w:hint="eastAsia"/>
        </w:rPr>
        <w:t>宏基因组组装</w:t>
      </w:r>
      <w:r w:rsidR="0044220D">
        <w:rPr>
          <w:rFonts w:hint="eastAsia"/>
        </w:rPr>
        <w:t>的微生物基因组</w:t>
      </w:r>
      <w:del w:id="41" w:author="Liu Yong-Xin" w:date="2020-08-02T23:53:00Z">
        <w:r w:rsidR="0044220D" w:rsidDel="00594CA3">
          <w:rPr>
            <w:rFonts w:hint="eastAsia"/>
          </w:rPr>
          <w:delText>目录</w:delText>
        </w:r>
      </w:del>
      <w:ins w:id="42" w:author="Liu Yong-Xin" w:date="2020-08-02T23:53:00Z">
        <w:r w:rsidR="00594CA3">
          <w:rPr>
            <w:rFonts w:hint="eastAsia"/>
          </w:rPr>
          <w:t>集</w:t>
        </w:r>
      </w:ins>
      <w:r w:rsidR="0044220D">
        <w:rPr>
          <w:rFonts w:hint="eastAsia"/>
        </w:rPr>
        <w:t>（</w:t>
      </w:r>
      <w:r w:rsidR="0044220D">
        <w:rPr>
          <w:rFonts w:hint="eastAsia"/>
        </w:rPr>
        <w:t>genome</w:t>
      </w:r>
      <w:r w:rsidR="0044220D">
        <w:t xml:space="preserve"> catalog</w:t>
      </w:r>
      <w:r w:rsidR="0044220D">
        <w:rPr>
          <w:rFonts w:hint="eastAsia"/>
        </w:rPr>
        <w:t>）</w:t>
      </w:r>
      <w:r w:rsidR="0092731A">
        <w:rPr>
          <w:rFonts w:hint="eastAsia"/>
        </w:rPr>
        <w:t>-</w:t>
      </w:r>
      <w:r w:rsidR="0092731A">
        <w:t xml:space="preserve"> </w:t>
      </w:r>
      <w:r w:rsidR="0092731A" w:rsidRPr="0092731A">
        <w:rPr>
          <w:rFonts w:hint="eastAsia"/>
          <w:color w:val="A6A6A6" w:themeColor="background1" w:themeShade="A6"/>
        </w:rPr>
        <w:t>参考</w:t>
      </w:r>
      <w:del w:id="43" w:author="Liu Yong-Xin" w:date="2020-08-02T23:53:00Z">
        <w:r w:rsidR="0092731A" w:rsidRPr="0092731A" w:rsidDel="00594CA3">
          <w:rPr>
            <w:rFonts w:hint="eastAsia"/>
            <w:color w:val="A6A6A6" w:themeColor="background1" w:themeShade="A6"/>
          </w:rPr>
          <w:delText>目录</w:delText>
        </w:r>
      </w:del>
      <w:ins w:id="44" w:author="Liu Yong-Xin" w:date="2020-08-02T23:53:00Z">
        <w:r w:rsidR="00594CA3">
          <w:rPr>
            <w:rFonts w:hint="eastAsia"/>
            <w:color w:val="A6A6A6" w:themeColor="background1" w:themeShade="A6"/>
          </w:rPr>
          <w:t>集</w:t>
        </w:r>
      </w:ins>
      <w:r w:rsidR="0092731A" w:rsidRPr="0092731A">
        <w:rPr>
          <w:rFonts w:hint="eastAsia"/>
          <w:color w:val="A6A6A6" w:themeColor="background1" w:themeShade="A6"/>
        </w:rPr>
        <w:t>如下</w:t>
      </w:r>
      <w:r w:rsidR="008963F7">
        <w:rPr>
          <w:rFonts w:hint="eastAsia"/>
        </w:rPr>
        <w:t>，</w:t>
      </w:r>
      <w:r w:rsidR="0044220D">
        <w:rPr>
          <w:rFonts w:hint="eastAsia"/>
        </w:rPr>
        <w:t>以前所未有的规模，在基因组水平上扩展了我们对人体肠道微生物群落及其功能多样性的认识，同时也让我们认识到不可培养微生物所占比例之大并且其功能和代谢特点显著相异于可培养微生物。</w:t>
      </w:r>
      <w:r w:rsidR="008B688E">
        <w:rPr>
          <w:rFonts w:hint="eastAsia"/>
        </w:rPr>
        <w:t>这篇在</w:t>
      </w:r>
      <w:r w:rsidR="008B688E">
        <w:rPr>
          <w:rFonts w:hint="eastAsia"/>
        </w:rPr>
        <w:t>2</w:t>
      </w:r>
      <w:r w:rsidR="008B688E">
        <w:t>020</w:t>
      </w:r>
      <w:r w:rsidR="008B688E">
        <w:rPr>
          <w:rFonts w:hint="eastAsia"/>
        </w:rPr>
        <w:t>年</w:t>
      </w:r>
      <w:r w:rsidR="008B688E">
        <w:rPr>
          <w:rFonts w:hint="eastAsia"/>
        </w:rPr>
        <w:t>7</w:t>
      </w:r>
      <w:r w:rsidR="008B688E">
        <w:rPr>
          <w:rFonts w:hint="eastAsia"/>
        </w:rPr>
        <w:t>月下旬发表在</w:t>
      </w:r>
      <w:r w:rsidR="008B688E">
        <w:rPr>
          <w:rFonts w:hint="eastAsia"/>
        </w:rPr>
        <w:t>NBT</w:t>
      </w:r>
      <w:r w:rsidR="008B688E">
        <w:rPr>
          <w:rFonts w:hint="eastAsia"/>
        </w:rPr>
        <w:t>上的文章是在综合归纳和总结之前多国肠道微生物研究的数据基础上</w:t>
      </w:r>
      <w:r w:rsidR="0015104B">
        <w:rPr>
          <w:rFonts w:hint="eastAsia"/>
        </w:rPr>
        <w:t>，</w:t>
      </w:r>
      <w:r w:rsidR="00790215">
        <w:rPr>
          <w:rFonts w:hint="eastAsia"/>
        </w:rPr>
        <w:t>提供了更加全面的微生物基因组</w:t>
      </w:r>
      <w:del w:id="45" w:author="Liu Yong-Xin" w:date="2020-08-02T23:53:00Z">
        <w:r w:rsidR="00790215" w:rsidDel="00594CA3">
          <w:rPr>
            <w:rFonts w:hint="eastAsia"/>
          </w:rPr>
          <w:delText>目录</w:delText>
        </w:r>
      </w:del>
      <w:ins w:id="46" w:author="Liu Yong-Xin" w:date="2020-08-02T23:53:00Z">
        <w:r w:rsidR="00594CA3">
          <w:rPr>
            <w:rFonts w:hint="eastAsia"/>
          </w:rPr>
          <w:t>集</w:t>
        </w:r>
      </w:ins>
      <w:r w:rsidR="00790215">
        <w:rPr>
          <w:rFonts w:hint="eastAsia"/>
        </w:rPr>
        <w:t>及基于基因组信息的非冗余蛋白</w:t>
      </w:r>
      <w:del w:id="47" w:author="Liu Yong-Xin" w:date="2020-08-02T23:53:00Z">
        <w:r w:rsidR="00790215" w:rsidDel="00594CA3">
          <w:rPr>
            <w:rFonts w:hint="eastAsia"/>
          </w:rPr>
          <w:delText>目录</w:delText>
        </w:r>
      </w:del>
      <w:ins w:id="48" w:author="Liu Yong-Xin" w:date="2020-08-02T23:53:00Z">
        <w:r w:rsidR="00594CA3">
          <w:rPr>
            <w:rFonts w:hint="eastAsia"/>
          </w:rPr>
          <w:t>集</w:t>
        </w:r>
      </w:ins>
      <w:r w:rsidR="00790215">
        <w:rPr>
          <w:rFonts w:hint="eastAsia"/>
        </w:rPr>
        <w:t>。这在很大程度上提高了肠道微生物宏基因组研究的比对比率，并且使得分类注释可以深入到菌株水平。</w:t>
      </w:r>
    </w:p>
    <w:p w14:paraId="5CCF535C" w14:textId="77777777" w:rsidR="00961447" w:rsidRDefault="00961447" w:rsidP="0037025D"/>
    <w:p w14:paraId="18BDD008" w14:textId="77777777" w:rsidR="00961447" w:rsidRPr="0092731A" w:rsidRDefault="00961447" w:rsidP="00961447">
      <w:pPr>
        <w:ind w:left="432" w:hanging="432"/>
        <w:rPr>
          <w:color w:val="A6A6A6" w:themeColor="background1" w:themeShade="A6"/>
        </w:rPr>
      </w:pPr>
      <w:r w:rsidRPr="0092731A">
        <w:rPr>
          <w:color w:val="A6A6A6" w:themeColor="background1" w:themeShade="A6"/>
        </w:rPr>
        <w:t xml:space="preserve">1. Zou, Y. et al. 1,520 reference genomes from cultivated human gut bacteria enable functional microbiome analyses. Nat. </w:t>
      </w:r>
      <w:proofErr w:type="spellStart"/>
      <w:r w:rsidRPr="0092731A">
        <w:rPr>
          <w:color w:val="A6A6A6" w:themeColor="background1" w:themeShade="A6"/>
        </w:rPr>
        <w:t>Biotechnol</w:t>
      </w:r>
      <w:proofErr w:type="spellEnd"/>
      <w:r w:rsidRPr="0092731A">
        <w:rPr>
          <w:color w:val="A6A6A6" w:themeColor="background1" w:themeShade="A6"/>
        </w:rPr>
        <w:t>. 37, 179–185 (2019).</w:t>
      </w:r>
    </w:p>
    <w:p w14:paraId="44E2940E" w14:textId="77777777" w:rsidR="00961447" w:rsidRPr="0092731A" w:rsidRDefault="00961447" w:rsidP="00961447">
      <w:pPr>
        <w:ind w:left="432" w:hanging="432"/>
        <w:rPr>
          <w:color w:val="A6A6A6" w:themeColor="background1" w:themeShade="A6"/>
        </w:rPr>
      </w:pPr>
      <w:r w:rsidRPr="0092731A">
        <w:rPr>
          <w:color w:val="A6A6A6" w:themeColor="background1" w:themeShade="A6"/>
        </w:rPr>
        <w:lastRenderedPageBreak/>
        <w:t xml:space="preserve">2. Forster, S. C. et al. A human gut bacterial genome and culture collection for improved metagenomic analyses. Nat. </w:t>
      </w:r>
      <w:proofErr w:type="spellStart"/>
      <w:r w:rsidRPr="0092731A">
        <w:rPr>
          <w:color w:val="A6A6A6" w:themeColor="background1" w:themeShade="A6"/>
        </w:rPr>
        <w:t>Biotechnol</w:t>
      </w:r>
      <w:proofErr w:type="spellEnd"/>
      <w:r w:rsidRPr="0092731A">
        <w:rPr>
          <w:color w:val="A6A6A6" w:themeColor="background1" w:themeShade="A6"/>
        </w:rPr>
        <w:t>. 37, 186–192 (2019).</w:t>
      </w:r>
    </w:p>
    <w:p w14:paraId="4356AC0F" w14:textId="77777777" w:rsidR="00961447" w:rsidRPr="0092731A" w:rsidRDefault="00961447" w:rsidP="00961447">
      <w:pPr>
        <w:ind w:left="432" w:hanging="432"/>
        <w:rPr>
          <w:color w:val="A6A6A6" w:themeColor="background1" w:themeShade="A6"/>
        </w:rPr>
      </w:pPr>
      <w:r w:rsidRPr="0092731A">
        <w:rPr>
          <w:color w:val="A6A6A6" w:themeColor="background1" w:themeShade="A6"/>
        </w:rPr>
        <w:t>3. Almeida, A. et al. A new genomic blueprint of the human gut microbiota. Nature 568, 499–504 (2019).</w:t>
      </w:r>
    </w:p>
    <w:p w14:paraId="6F13A685" w14:textId="77777777" w:rsidR="00961447" w:rsidRPr="0092731A" w:rsidRDefault="00961447" w:rsidP="00961447">
      <w:pPr>
        <w:ind w:left="432" w:hanging="432"/>
        <w:rPr>
          <w:color w:val="A6A6A6" w:themeColor="background1" w:themeShade="A6"/>
        </w:rPr>
      </w:pPr>
      <w:r w:rsidRPr="0092731A">
        <w:rPr>
          <w:color w:val="A6A6A6" w:themeColor="background1" w:themeShade="A6"/>
        </w:rPr>
        <w:t xml:space="preserve">4. </w:t>
      </w:r>
      <w:proofErr w:type="spellStart"/>
      <w:r w:rsidRPr="0092731A">
        <w:rPr>
          <w:color w:val="A6A6A6" w:themeColor="background1" w:themeShade="A6"/>
        </w:rPr>
        <w:t>Nayfach</w:t>
      </w:r>
      <w:proofErr w:type="spellEnd"/>
      <w:r w:rsidRPr="0092731A">
        <w:rPr>
          <w:color w:val="A6A6A6" w:themeColor="background1" w:themeShade="A6"/>
        </w:rPr>
        <w:t>, S. et al. New insights from uncultivated genomes of the global human gut microbiome. Nature 568, 505–510 (2019).</w:t>
      </w:r>
    </w:p>
    <w:p w14:paraId="5FE82BCF" w14:textId="77777777" w:rsidR="00961447" w:rsidRPr="0092731A" w:rsidRDefault="00961447" w:rsidP="00961447">
      <w:pPr>
        <w:ind w:left="432" w:hanging="432"/>
        <w:rPr>
          <w:color w:val="A6A6A6" w:themeColor="background1" w:themeShade="A6"/>
        </w:rPr>
      </w:pPr>
      <w:r w:rsidRPr="0092731A">
        <w:rPr>
          <w:color w:val="A6A6A6" w:themeColor="background1" w:themeShade="A6"/>
        </w:rPr>
        <w:t xml:space="preserve">5. </w:t>
      </w:r>
      <w:proofErr w:type="spellStart"/>
      <w:r w:rsidRPr="0092731A">
        <w:rPr>
          <w:color w:val="A6A6A6" w:themeColor="background1" w:themeShade="A6"/>
        </w:rPr>
        <w:t>Pasolli</w:t>
      </w:r>
      <w:proofErr w:type="spellEnd"/>
      <w:r w:rsidRPr="0092731A">
        <w:rPr>
          <w:color w:val="A6A6A6" w:themeColor="background1" w:themeShade="A6"/>
        </w:rPr>
        <w:t>, E. et al. Extensive unexplored human microbiome diversity revealed by over 150,000</w:t>
      </w:r>
    </w:p>
    <w:p w14:paraId="68E588D3" w14:textId="77777777" w:rsidR="00961447" w:rsidRPr="0092731A" w:rsidRDefault="00961447" w:rsidP="00961447">
      <w:pPr>
        <w:ind w:left="432" w:hanging="432"/>
        <w:rPr>
          <w:color w:val="A6A6A6" w:themeColor="background1" w:themeShade="A6"/>
        </w:rPr>
      </w:pPr>
      <w:r w:rsidRPr="0092731A">
        <w:rPr>
          <w:color w:val="A6A6A6" w:themeColor="background1" w:themeShade="A6"/>
        </w:rPr>
        <w:t>genomes from metagenomes spanning age, geography, and lifestyle. Cell 176, 649–662.e20 (2019).</w:t>
      </w:r>
    </w:p>
    <w:p w14:paraId="48BF04AE" w14:textId="77777777" w:rsidR="00790215" w:rsidRPr="0092731A" w:rsidRDefault="00790215" w:rsidP="0037025D">
      <w:pPr>
        <w:rPr>
          <w:color w:val="A6A6A6" w:themeColor="background1" w:themeShade="A6"/>
        </w:rPr>
      </w:pPr>
    </w:p>
    <w:p w14:paraId="632374FB" w14:textId="77777777" w:rsidR="00790215" w:rsidRDefault="00790215" w:rsidP="0037025D"/>
    <w:p w14:paraId="624B9EFE" w14:textId="77777777" w:rsidR="00790215" w:rsidRPr="00F62DCD" w:rsidRDefault="00790215" w:rsidP="0037025D">
      <w:pPr>
        <w:rPr>
          <w:b/>
          <w:sz w:val="28"/>
        </w:rPr>
      </w:pPr>
      <w:r w:rsidRPr="00F62DCD">
        <w:rPr>
          <w:rFonts w:hint="eastAsia"/>
          <w:b/>
          <w:sz w:val="28"/>
        </w:rPr>
        <w:t>摘要</w:t>
      </w:r>
    </w:p>
    <w:p w14:paraId="0A1F6000" w14:textId="3C73CE9C" w:rsidR="00790215" w:rsidRDefault="00AA1633" w:rsidP="0037025D">
      <w:r>
        <w:rPr>
          <w:rFonts w:hint="eastAsia"/>
        </w:rPr>
        <w:t>全面且</w:t>
      </w:r>
      <w:r w:rsidR="00790215">
        <w:rPr>
          <w:rFonts w:hint="eastAsia"/>
        </w:rPr>
        <w:t>高质量</w:t>
      </w:r>
      <w:r>
        <w:rPr>
          <w:rFonts w:hint="eastAsia"/>
        </w:rPr>
        <w:t>的</w:t>
      </w:r>
      <w:r w:rsidR="00790215">
        <w:rPr>
          <w:rFonts w:hint="eastAsia"/>
        </w:rPr>
        <w:t>参考基因组对于人体肠道微生物群落组成的物种分类和功能分析</w:t>
      </w:r>
      <w:r>
        <w:rPr>
          <w:rFonts w:hint="eastAsia"/>
        </w:rPr>
        <w:t>是必要的。</w:t>
      </w:r>
      <w:r w:rsidR="00A505D1">
        <w:rPr>
          <w:rFonts w:hint="eastAsia"/>
        </w:rPr>
        <w:t>本文中我们提供了一个人体肠道基因组</w:t>
      </w:r>
      <w:r w:rsidR="00892198">
        <w:rPr>
          <w:rFonts w:hint="eastAsia"/>
        </w:rPr>
        <w:t>整合</w:t>
      </w:r>
      <w:del w:id="49" w:author="Liu Yong-Xin" w:date="2020-08-03T00:05:00Z">
        <w:r w:rsidR="00892198" w:rsidDel="00F15725">
          <w:rPr>
            <w:rFonts w:hint="eastAsia"/>
          </w:rPr>
          <w:delText>目录</w:delText>
        </w:r>
      </w:del>
      <w:ins w:id="50" w:author="Liu Yong-Xin" w:date="2020-08-02T23:53:00Z">
        <w:r w:rsidR="00594CA3">
          <w:rPr>
            <w:rFonts w:hint="eastAsia"/>
          </w:rPr>
          <w:t>集</w:t>
        </w:r>
      </w:ins>
      <w:r w:rsidR="00A505D1">
        <w:rPr>
          <w:rFonts w:hint="eastAsia"/>
        </w:rPr>
        <w:t>（</w:t>
      </w:r>
      <w:r w:rsidR="00A505D1">
        <w:rPr>
          <w:rFonts w:hint="eastAsia"/>
        </w:rPr>
        <w:t>u</w:t>
      </w:r>
      <w:r w:rsidR="00A505D1">
        <w:t xml:space="preserve">nified human gastrointestinal genome, </w:t>
      </w:r>
      <w:r w:rsidR="00A505D1">
        <w:rPr>
          <w:rFonts w:hint="eastAsia"/>
        </w:rPr>
        <w:t>UHGG</w:t>
      </w:r>
      <w:r w:rsidR="00A505D1">
        <w:rPr>
          <w:rFonts w:hint="eastAsia"/>
        </w:rPr>
        <w:t>），</w:t>
      </w:r>
      <w:r w:rsidR="005E3C2E">
        <w:rPr>
          <w:rFonts w:hint="eastAsia"/>
        </w:rPr>
        <w:t>包含</w:t>
      </w:r>
      <w:r w:rsidR="005E3C2E">
        <w:rPr>
          <w:rFonts w:hint="eastAsia"/>
        </w:rPr>
        <w:t>2</w:t>
      </w:r>
      <w:r w:rsidR="005E3C2E">
        <w:t>0</w:t>
      </w:r>
      <w:ins w:id="51" w:author="Liu Yong-Xin" w:date="2020-08-02T23:55:00Z">
        <w:r w:rsidR="005B572B">
          <w:rPr>
            <w:rFonts w:hint="eastAsia"/>
          </w:rPr>
          <w:t>万</w:t>
        </w:r>
      </w:ins>
      <w:r w:rsidR="005E3C2E">
        <w:t>4</w:t>
      </w:r>
      <w:r w:rsidR="005E3C2E">
        <w:rPr>
          <w:rFonts w:hint="eastAsia"/>
        </w:rPr>
        <w:t>9</w:t>
      </w:r>
      <w:r w:rsidR="005E3C2E">
        <w:t>38</w:t>
      </w:r>
      <w:r w:rsidR="005E3C2E">
        <w:rPr>
          <w:rFonts w:hint="eastAsia"/>
        </w:rPr>
        <w:t>个非冗余基因组，隶属于</w:t>
      </w:r>
      <w:r w:rsidR="005E3C2E">
        <w:rPr>
          <w:rFonts w:hint="eastAsia"/>
        </w:rPr>
        <w:t>4</w:t>
      </w:r>
      <w:r w:rsidR="005E3C2E">
        <w:t>644</w:t>
      </w:r>
      <w:r w:rsidR="005E3C2E">
        <w:rPr>
          <w:rFonts w:hint="eastAsia"/>
        </w:rPr>
        <w:t>个原核生物种。</w:t>
      </w:r>
      <w:r w:rsidR="00892198">
        <w:rPr>
          <w:rFonts w:hint="eastAsia"/>
        </w:rPr>
        <w:t>这些基因组编码大于</w:t>
      </w:r>
      <w:r w:rsidR="00892198">
        <w:rPr>
          <w:rFonts w:hint="eastAsia"/>
        </w:rPr>
        <w:t>1</w:t>
      </w:r>
      <w:ins w:id="52" w:author="Liu Yong-Xin" w:date="2020-08-02T23:55:00Z">
        <w:r w:rsidR="005B572B">
          <w:rPr>
            <w:rFonts w:hint="eastAsia"/>
          </w:rPr>
          <w:t>.</w:t>
        </w:r>
      </w:ins>
      <w:r w:rsidR="00892198">
        <w:t>70</w:t>
      </w:r>
      <w:del w:id="53" w:author="Liu Yong-Xin" w:date="2020-08-02T23:55:00Z">
        <w:r w:rsidR="00892198" w:rsidDel="005B572B">
          <w:rPr>
            <w:rFonts w:hint="eastAsia"/>
          </w:rPr>
          <w:delText>百万</w:delText>
        </w:r>
      </w:del>
      <w:ins w:id="54" w:author="Liu Yong-Xin" w:date="2020-08-02T23:55:00Z">
        <w:r w:rsidR="005B572B">
          <w:rPr>
            <w:rFonts w:hint="eastAsia"/>
          </w:rPr>
          <w:t>亿</w:t>
        </w:r>
      </w:ins>
      <w:r w:rsidR="00892198">
        <w:rPr>
          <w:rFonts w:hint="eastAsia"/>
        </w:rPr>
        <w:t>的蛋白质序列，被汇总归结在人类</w:t>
      </w:r>
      <w:ins w:id="55" w:author="Liu Yong-Xin" w:date="2020-08-02T23:56:00Z">
        <w:r w:rsidR="005B572B">
          <w:rPr>
            <w:rFonts w:hint="eastAsia"/>
          </w:rPr>
          <w:t>肠道</w:t>
        </w:r>
      </w:ins>
      <w:r w:rsidR="00892198">
        <w:rPr>
          <w:rFonts w:hint="eastAsia"/>
        </w:rPr>
        <w:t>微生物蛋白</w:t>
      </w:r>
      <w:ins w:id="56" w:author="Liu Yong-Xin" w:date="2020-08-03T00:06:00Z">
        <w:r w:rsidR="006D6F0D">
          <w:rPr>
            <w:rFonts w:hint="eastAsia"/>
          </w:rPr>
          <w:t>整合</w:t>
        </w:r>
      </w:ins>
      <w:ins w:id="57" w:author="Liu Yong-Xin" w:date="2020-08-02T23:53:00Z">
        <w:r w:rsidR="00594CA3">
          <w:rPr>
            <w:rFonts w:hint="eastAsia"/>
          </w:rPr>
          <w:t>集</w:t>
        </w:r>
      </w:ins>
      <w:r w:rsidR="00892198">
        <w:rPr>
          <w:rFonts w:hint="eastAsia"/>
        </w:rPr>
        <w:t>（</w:t>
      </w:r>
      <w:r w:rsidR="00892198">
        <w:rPr>
          <w:rFonts w:hint="eastAsia"/>
        </w:rPr>
        <w:t>unified</w:t>
      </w:r>
      <w:r w:rsidR="00892198">
        <w:t xml:space="preserve"> human gastrointestinal protein, UHGP</w:t>
      </w:r>
      <w:r w:rsidR="00892198">
        <w:rPr>
          <w:rFonts w:hint="eastAsia"/>
        </w:rPr>
        <w:t>）</w:t>
      </w:r>
      <w:r w:rsidR="00231662">
        <w:rPr>
          <w:rFonts w:hint="eastAsia"/>
        </w:rPr>
        <w:t>。相比</w:t>
      </w:r>
      <w:proofErr w:type="gramStart"/>
      <w:r w:rsidR="00231662">
        <w:rPr>
          <w:rFonts w:hint="eastAsia"/>
        </w:rPr>
        <w:t>于之前</w:t>
      </w:r>
      <w:proofErr w:type="gramEnd"/>
      <w:r w:rsidR="00231662">
        <w:rPr>
          <w:rFonts w:hint="eastAsia"/>
        </w:rPr>
        <w:t>的</w:t>
      </w:r>
      <w:r w:rsidR="00231662">
        <w:rPr>
          <w:rFonts w:hint="eastAsia"/>
        </w:rPr>
        <w:t>IGC</w:t>
      </w:r>
      <w:r w:rsidR="00231662">
        <w:t xml:space="preserve"> (integrated Gene Catalog)</w:t>
      </w:r>
      <w:r w:rsidR="00231662">
        <w:rPr>
          <w:rFonts w:hint="eastAsia"/>
        </w:rPr>
        <w:t>，这个</w:t>
      </w:r>
      <w:r w:rsidR="00231662">
        <w:rPr>
          <w:rFonts w:hint="eastAsia"/>
        </w:rPr>
        <w:t>UHGP</w:t>
      </w:r>
      <w:r w:rsidR="00231662">
        <w:rPr>
          <w:rFonts w:hint="eastAsia"/>
        </w:rPr>
        <w:t>涵盖</w:t>
      </w:r>
      <w:ins w:id="58" w:author="Liu Yong-Xin" w:date="2020-08-02T23:59:00Z">
        <w:r w:rsidR="005A0C34">
          <w:rPr>
            <w:rFonts w:hint="eastAsia"/>
          </w:rPr>
          <w:t>的</w:t>
        </w:r>
      </w:ins>
      <w:ins w:id="59" w:author="Liu Yong-Xin" w:date="2020-08-03T00:00:00Z">
        <w:r w:rsidR="005A0C34">
          <w:rPr>
            <w:rFonts w:hint="eastAsia"/>
          </w:rPr>
          <w:t>数量</w:t>
        </w:r>
        <w:proofErr w:type="gramStart"/>
        <w:r w:rsidR="005A0C34">
          <w:rPr>
            <w:rFonts w:hint="eastAsia"/>
          </w:rPr>
          <w:t>是之前</w:t>
        </w:r>
        <w:proofErr w:type="gramEnd"/>
        <w:r w:rsidR="005A0C34">
          <w:rPr>
            <w:rFonts w:hint="eastAsia"/>
          </w:rPr>
          <w:t>的</w:t>
        </w:r>
      </w:ins>
      <w:del w:id="60" w:author="Liu Yong-Xin" w:date="2020-08-02T23:59:00Z">
        <w:r w:rsidR="00231662" w:rsidDel="005A0C34">
          <w:rPr>
            <w:rFonts w:hint="eastAsia"/>
          </w:rPr>
          <w:delText>的</w:delText>
        </w:r>
      </w:del>
      <w:r w:rsidR="00231662">
        <w:rPr>
          <w:rFonts w:hint="eastAsia"/>
        </w:rPr>
        <w:t>两倍多</w:t>
      </w:r>
      <w:del w:id="61" w:author="Liu Yong-Xin" w:date="2020-08-03T00:00:00Z">
        <w:r w:rsidR="00231662" w:rsidDel="005A0C34">
          <w:rPr>
            <w:rFonts w:hint="eastAsia"/>
          </w:rPr>
          <w:delText>的条目</w:delText>
        </w:r>
      </w:del>
      <w:r w:rsidR="00231662">
        <w:rPr>
          <w:rFonts w:hint="eastAsia"/>
        </w:rPr>
        <w:t>。</w:t>
      </w:r>
      <w:ins w:id="62" w:author="Liu Yong-Xin" w:date="2020-08-03T00:00:00Z">
        <w:r w:rsidR="005A0C34">
          <w:rPr>
            <w:rFonts w:hint="eastAsia"/>
          </w:rPr>
          <w:t>通过比对当前的主流功能注释数据库</w:t>
        </w:r>
      </w:ins>
      <w:ins w:id="63" w:author="Liu Yong-Xin" w:date="2020-08-03T00:01:00Z">
        <w:r w:rsidR="005A0C34">
          <w:rPr>
            <w:rFonts w:hint="eastAsia"/>
          </w:rPr>
          <w:t>，</w:t>
        </w:r>
      </w:ins>
      <w:r w:rsidR="00231662">
        <w:rPr>
          <w:rFonts w:hint="eastAsia"/>
        </w:rPr>
        <w:t>在</w:t>
      </w:r>
      <w:r w:rsidR="00231662">
        <w:rPr>
          <w:rFonts w:hint="eastAsia"/>
        </w:rPr>
        <w:t>UHGG</w:t>
      </w:r>
      <w:proofErr w:type="gramStart"/>
      <w:r w:rsidR="00231662">
        <w:rPr>
          <w:rFonts w:hint="eastAsia"/>
        </w:rPr>
        <w:t>当中</w:t>
      </w:r>
      <w:proofErr w:type="gramEnd"/>
      <w:del w:id="64" w:author="Liu Yong-Xin" w:date="2020-08-03T00:01:00Z">
        <w:r w:rsidR="00231662" w:rsidDel="005A0C34">
          <w:rPr>
            <w:rFonts w:hint="eastAsia"/>
          </w:rPr>
          <w:delText>，</w:delText>
        </w:r>
      </w:del>
      <w:r w:rsidR="00231662">
        <w:rPr>
          <w:rFonts w:hint="eastAsia"/>
        </w:rPr>
        <w:t>有</w:t>
      </w:r>
      <w:r w:rsidR="00231662">
        <w:rPr>
          <w:rFonts w:hint="eastAsia"/>
        </w:rPr>
        <w:t>7</w:t>
      </w:r>
      <w:r w:rsidR="00231662">
        <w:t>0%</w:t>
      </w:r>
      <w:r w:rsidR="00231662">
        <w:rPr>
          <w:rFonts w:hint="eastAsia"/>
        </w:rPr>
        <w:t>找不到其对应的可培养微生物代表</w:t>
      </w:r>
      <w:del w:id="65" w:author="Liu Yong-Xin" w:date="2020-08-03T00:01:00Z">
        <w:r w:rsidR="00231662" w:rsidDel="005A0C34">
          <w:rPr>
            <w:rFonts w:hint="eastAsia"/>
          </w:rPr>
          <w:delText>；与此同时</w:delText>
        </w:r>
      </w:del>
      <w:r w:rsidR="00231662">
        <w:rPr>
          <w:rFonts w:hint="eastAsia"/>
        </w:rPr>
        <w:t>，有大约</w:t>
      </w:r>
      <w:r w:rsidR="00231662">
        <w:rPr>
          <w:rFonts w:hint="eastAsia"/>
        </w:rPr>
        <w:t>4</w:t>
      </w:r>
      <w:r w:rsidR="00231662">
        <w:t>0%</w:t>
      </w:r>
      <w:r w:rsidR="00231662">
        <w:rPr>
          <w:rFonts w:hint="eastAsia"/>
        </w:rPr>
        <w:t>的</w:t>
      </w:r>
      <w:r w:rsidR="00231662">
        <w:rPr>
          <w:rFonts w:hint="eastAsia"/>
        </w:rPr>
        <w:t>UHGP</w:t>
      </w:r>
      <w:r w:rsidR="00B70B81">
        <w:rPr>
          <w:rFonts w:hint="eastAsia"/>
        </w:rPr>
        <w:t>的功能无法被注释</w:t>
      </w:r>
      <w:del w:id="66" w:author="Liu Yong-Xin" w:date="2020-08-03T00:00:00Z">
        <w:r w:rsidR="00B70B81" w:rsidDel="005A0C34">
          <w:rPr>
            <w:rFonts w:hint="eastAsia"/>
          </w:rPr>
          <w:delText>，</w:delText>
        </w:r>
        <w:r w:rsidR="00231662" w:rsidDel="005A0C34">
          <w:rPr>
            <w:rFonts w:hint="eastAsia"/>
          </w:rPr>
          <w:delText>通过比对当前的主流功能注释数据库</w:delText>
        </w:r>
      </w:del>
      <w:r w:rsidR="00B70B81">
        <w:rPr>
          <w:rFonts w:hint="eastAsia"/>
        </w:rPr>
        <w:t>。</w:t>
      </w:r>
      <w:r w:rsidR="00390314">
        <w:rPr>
          <w:rFonts w:hint="eastAsia"/>
        </w:rPr>
        <w:t>种内基因组变异性分析结果表明：</w:t>
      </w:r>
      <w:del w:id="67" w:author="Yong-Xin Liu" w:date="2020-08-04T09:26:00Z">
        <w:r w:rsidR="00390314" w:rsidDel="00241554">
          <w:rPr>
            <w:rFonts w:hint="eastAsia"/>
          </w:rPr>
          <w:delText>修饰基因</w:delText>
        </w:r>
      </w:del>
      <w:ins w:id="68" w:author="Yong-Xin Liu" w:date="2020-08-04T09:36:00Z">
        <w:r w:rsidR="00241554">
          <w:rPr>
            <w:rFonts w:hint="eastAsia"/>
          </w:rPr>
          <w:t>附属基因</w:t>
        </w:r>
      </w:ins>
      <w:r w:rsidR="00390314">
        <w:rPr>
          <w:rFonts w:hint="eastAsia"/>
        </w:rPr>
        <w:t>（</w:t>
      </w:r>
      <w:r w:rsidR="00390314">
        <w:rPr>
          <w:rFonts w:hint="eastAsia"/>
        </w:rPr>
        <w:t>acces</w:t>
      </w:r>
      <w:r w:rsidR="00390314">
        <w:t>s</w:t>
      </w:r>
      <w:r w:rsidR="00390314">
        <w:rPr>
          <w:rFonts w:hint="eastAsia"/>
        </w:rPr>
        <w:t>ory</w:t>
      </w:r>
      <w:r w:rsidR="00390314">
        <w:t xml:space="preserve"> genes</w:t>
      </w:r>
      <w:r w:rsidR="00390314">
        <w:rPr>
          <w:rFonts w:hint="eastAsia"/>
        </w:rPr>
        <w:t>）和单核苷酸多态性（</w:t>
      </w:r>
      <w:r w:rsidR="00390314">
        <w:rPr>
          <w:rFonts w:hint="eastAsia"/>
        </w:rPr>
        <w:t>single</w:t>
      </w:r>
      <w:r w:rsidR="00390314">
        <w:t xml:space="preserve"> nucleotide variants, SNVs</w:t>
      </w:r>
      <w:r w:rsidR="00390314">
        <w:rPr>
          <w:rFonts w:hint="eastAsia"/>
        </w:rPr>
        <w:t>）广泛存在，某些</w:t>
      </w:r>
      <w:r w:rsidR="00390314">
        <w:rPr>
          <w:rFonts w:hint="eastAsia"/>
        </w:rPr>
        <w:t>SNVs</w:t>
      </w:r>
      <w:r w:rsidR="00390314">
        <w:rPr>
          <w:rFonts w:hint="eastAsia"/>
        </w:rPr>
        <w:t>呈现人口地理分布的特异性。</w:t>
      </w:r>
      <w:r w:rsidR="003117C0">
        <w:rPr>
          <w:rFonts w:hint="eastAsia"/>
        </w:rPr>
        <w:t>总之，这个人体肠道微生物基因组和蛋白质组的整合</w:t>
      </w:r>
      <w:del w:id="69" w:author="Liu Yong-Xin" w:date="2020-08-02T23:53:00Z">
        <w:r w:rsidR="003117C0" w:rsidDel="00594CA3">
          <w:rPr>
            <w:rFonts w:hint="eastAsia"/>
          </w:rPr>
          <w:delText>目录</w:delText>
        </w:r>
      </w:del>
      <w:ins w:id="70" w:author="Liu Yong-Xin" w:date="2020-08-02T23:53:00Z">
        <w:r w:rsidR="00594CA3">
          <w:rPr>
            <w:rFonts w:hint="eastAsia"/>
          </w:rPr>
          <w:t>集</w:t>
        </w:r>
      </w:ins>
      <w:r w:rsidR="003117C0">
        <w:rPr>
          <w:rFonts w:hint="eastAsia"/>
        </w:rPr>
        <w:t>将会使研究者更加高效的将微生物基因型及其表型关联在一起进行分析。</w:t>
      </w:r>
    </w:p>
    <w:p w14:paraId="70B29ECA" w14:textId="77777777" w:rsidR="006259AA" w:rsidRDefault="006259AA" w:rsidP="0037025D"/>
    <w:p w14:paraId="0F828D78" w14:textId="77777777" w:rsidR="006259AA" w:rsidRDefault="006259AA" w:rsidP="0037025D"/>
    <w:p w14:paraId="1E79DF3B" w14:textId="77777777" w:rsidR="006259AA" w:rsidRPr="00035205" w:rsidRDefault="006259AA" w:rsidP="0037025D">
      <w:pPr>
        <w:rPr>
          <w:b/>
          <w:sz w:val="28"/>
        </w:rPr>
      </w:pPr>
      <w:r w:rsidRPr="00035205">
        <w:rPr>
          <w:rFonts w:hint="eastAsia"/>
          <w:b/>
          <w:sz w:val="28"/>
        </w:rPr>
        <w:t>背景介绍</w:t>
      </w:r>
    </w:p>
    <w:p w14:paraId="44759B79" w14:textId="77777777" w:rsidR="0044220D" w:rsidRDefault="0044220D" w:rsidP="0037025D"/>
    <w:p w14:paraId="6EDA3DE8" w14:textId="3CC6001B" w:rsidR="0044220D" w:rsidRDefault="006259AA" w:rsidP="0037025D">
      <w:r>
        <w:rPr>
          <w:rFonts w:hint="eastAsia"/>
        </w:rPr>
        <w:t>自人</w:t>
      </w:r>
      <w:ins w:id="71" w:author="Liu Yong-Xin" w:date="2020-08-03T00:06:00Z">
        <w:r w:rsidR="006D6F0D">
          <w:rPr>
            <w:rFonts w:hint="eastAsia"/>
          </w:rPr>
          <w:t>类</w:t>
        </w:r>
      </w:ins>
      <w:del w:id="72" w:author="Liu Yong-Xin" w:date="2020-08-03T00:06:00Z">
        <w:r w:rsidDel="006D6F0D">
          <w:rPr>
            <w:rFonts w:hint="eastAsia"/>
          </w:rPr>
          <w:delText>体</w:delText>
        </w:r>
      </w:del>
      <w:r>
        <w:rPr>
          <w:rFonts w:hint="eastAsia"/>
        </w:rPr>
        <w:t>微生物计划启动（</w:t>
      </w:r>
      <w:r>
        <w:rPr>
          <w:rFonts w:hint="eastAsia"/>
        </w:rPr>
        <w:t>2</w:t>
      </w:r>
      <w:r>
        <w:t>008</w:t>
      </w:r>
      <w:r>
        <w:rPr>
          <w:rFonts w:hint="eastAsia"/>
        </w:rPr>
        <w:t>年），研究者相继</w:t>
      </w:r>
      <w:r w:rsidR="0035734C">
        <w:rPr>
          <w:rFonts w:hint="eastAsia"/>
        </w:rPr>
        <w:t>发现</w:t>
      </w:r>
      <w:r>
        <w:rPr>
          <w:rFonts w:hint="eastAsia"/>
        </w:rPr>
        <w:t>百上千</w:t>
      </w:r>
      <w:r w:rsidR="0035734C">
        <w:rPr>
          <w:rFonts w:hint="eastAsia"/>
        </w:rPr>
        <w:t>的新</w:t>
      </w:r>
      <w:r>
        <w:rPr>
          <w:rFonts w:hint="eastAsia"/>
        </w:rPr>
        <w:t>细菌基因组。在</w:t>
      </w:r>
      <w:r>
        <w:rPr>
          <w:rFonts w:hint="eastAsia"/>
        </w:rPr>
        <w:t>2</w:t>
      </w:r>
      <w:r>
        <w:t>014</w:t>
      </w:r>
      <w:r>
        <w:rPr>
          <w:rFonts w:hint="eastAsia"/>
        </w:rPr>
        <w:t>年</w:t>
      </w:r>
      <w:ins w:id="73" w:author="Liu Yong-Xin" w:date="2020-08-03T00:06:00Z">
        <w:r w:rsidR="006D6F0D" w:rsidRPr="006D6F0D">
          <w:rPr>
            <w:rFonts w:hint="eastAsia"/>
          </w:rPr>
          <w:t>李俊</w:t>
        </w:r>
        <w:r w:rsidR="006D6F0D">
          <w:rPr>
            <w:rFonts w:hint="eastAsia"/>
          </w:rPr>
          <w:t>桦</w:t>
        </w:r>
      </w:ins>
      <w:del w:id="74" w:author="Liu Yong-Xin" w:date="2020-08-03T00:06:00Z">
        <w:r w:rsidR="0035734C" w:rsidDel="006D6F0D">
          <w:rPr>
            <w:rFonts w:hint="eastAsia"/>
          </w:rPr>
          <w:delText>Li</w:delText>
        </w:r>
      </w:del>
      <w:r w:rsidR="0035734C">
        <w:rPr>
          <w:rFonts w:hint="eastAsia"/>
        </w:rPr>
        <w:t>等通过整合源于欧洲，美国和中国多达</w:t>
      </w:r>
      <w:r w:rsidR="0035734C">
        <w:rPr>
          <w:rFonts w:hint="eastAsia"/>
        </w:rPr>
        <w:t>1</w:t>
      </w:r>
      <w:r w:rsidR="0035734C">
        <w:t>200</w:t>
      </w:r>
      <w:r w:rsidR="0035734C">
        <w:rPr>
          <w:rFonts w:hint="eastAsia"/>
        </w:rPr>
        <w:t>个样品的人体肠道微生物宏基因组测序结果，提供了一个</w:t>
      </w:r>
      <w:r w:rsidR="004F2B9E">
        <w:rPr>
          <w:rFonts w:hint="eastAsia"/>
        </w:rPr>
        <w:t>更加</w:t>
      </w:r>
      <w:r w:rsidR="0035734C">
        <w:rPr>
          <w:rFonts w:hint="eastAsia"/>
        </w:rPr>
        <w:t>全面的</w:t>
      </w:r>
      <w:r>
        <w:rPr>
          <w:rFonts w:hint="eastAsia"/>
        </w:rPr>
        <w:t>人体微生物参考基因集</w:t>
      </w:r>
      <w:r w:rsidR="0035734C">
        <w:rPr>
          <w:rFonts w:hint="eastAsia"/>
        </w:rPr>
        <w:t>。</w:t>
      </w:r>
      <w:r w:rsidR="00F20342">
        <w:rPr>
          <w:rFonts w:hint="eastAsia"/>
        </w:rPr>
        <w:t>这个基因集被广泛用于人体肠道微生物</w:t>
      </w:r>
      <w:r w:rsidR="009B41A9">
        <w:rPr>
          <w:rFonts w:hint="eastAsia"/>
        </w:rPr>
        <w:t>与人体疾病（比如，二型糖尿病，肥胖症等）的相关性研究中。</w:t>
      </w:r>
      <w:r w:rsidR="000C4D71">
        <w:rPr>
          <w:rFonts w:hint="eastAsia"/>
        </w:rPr>
        <w:t>但是，基于</w:t>
      </w:r>
      <w:r w:rsidR="000C4D71" w:rsidRPr="00027C2C">
        <w:rPr>
          <w:rFonts w:hint="eastAsia"/>
          <w:b/>
          <w:bCs/>
          <w:rPrChange w:id="75" w:author="Liu Yong-Xin" w:date="2020-08-03T00:08:00Z">
            <w:rPr>
              <w:rFonts w:hint="eastAsia"/>
            </w:rPr>
          </w:rPrChange>
        </w:rPr>
        <w:t>非冗余基因集的研究存在其自身的缺陷性</w:t>
      </w:r>
      <w:r w:rsidR="000C4D71">
        <w:rPr>
          <w:rFonts w:hint="eastAsia"/>
        </w:rPr>
        <w:t>，</w:t>
      </w:r>
      <w:del w:id="76" w:author="Liu Yong-Xin" w:date="2020-08-03T00:07:00Z">
        <w:r w:rsidR="000C4D71" w:rsidDel="006D6F0D">
          <w:rPr>
            <w:rFonts w:hint="eastAsia"/>
          </w:rPr>
          <w:delText>i.e.</w:delText>
        </w:r>
      </w:del>
      <w:ins w:id="77" w:author="Liu Yong-Xin" w:date="2020-08-03T00:07:00Z">
        <w:r w:rsidR="006D6F0D">
          <w:rPr>
            <w:rFonts w:hint="eastAsia"/>
          </w:rPr>
          <w:t>例如</w:t>
        </w:r>
      </w:ins>
      <w:r w:rsidR="000C4D71">
        <w:rPr>
          <w:rFonts w:hint="eastAsia"/>
        </w:rPr>
        <w:t>,</w:t>
      </w:r>
      <w:r w:rsidR="000C4D71">
        <w:t xml:space="preserve"> </w:t>
      </w:r>
      <w:r w:rsidR="000C4D71">
        <w:rPr>
          <w:rFonts w:hint="eastAsia"/>
        </w:rPr>
        <w:t>我们</w:t>
      </w:r>
      <w:r w:rsidR="000C4D71" w:rsidRPr="00027C2C">
        <w:rPr>
          <w:rFonts w:hint="eastAsia"/>
          <w:b/>
          <w:bCs/>
          <w:rPrChange w:id="78" w:author="Liu Yong-Xin" w:date="2020-08-03T00:09:00Z">
            <w:rPr>
              <w:rFonts w:hint="eastAsia"/>
            </w:rPr>
          </w:rPrChange>
        </w:rPr>
        <w:t>无法将这些比对到的非冗余基因对应到其所在的微生物基因组</w:t>
      </w:r>
      <w:r w:rsidR="000C4D71">
        <w:rPr>
          <w:rFonts w:hint="eastAsia"/>
        </w:rPr>
        <w:t>，这就</w:t>
      </w:r>
      <w:r w:rsidR="001E61FF">
        <w:rPr>
          <w:rFonts w:hint="eastAsia"/>
        </w:rPr>
        <w:t>使得</w:t>
      </w:r>
      <w:r w:rsidR="000C4D71">
        <w:rPr>
          <w:rFonts w:hint="eastAsia"/>
        </w:rPr>
        <w:t>我们无法从基因组的整体水平上去认识某些富集或者缺失的基因以更好的</w:t>
      </w:r>
      <w:r w:rsidR="009E0859">
        <w:rPr>
          <w:rFonts w:hint="eastAsia"/>
        </w:rPr>
        <w:t>认识其功能。</w:t>
      </w:r>
    </w:p>
    <w:p w14:paraId="4585DC06" w14:textId="77777777" w:rsidR="004F2B9E" w:rsidRDefault="004F2B9E" w:rsidP="0037025D"/>
    <w:p w14:paraId="3B56BE01" w14:textId="7675051D" w:rsidR="00C77138" w:rsidRDefault="004D3692" w:rsidP="0037025D">
      <w:r>
        <w:rPr>
          <w:rFonts w:hint="eastAsia"/>
        </w:rPr>
        <w:t>基于分离培养的肠道微生物组的基因组和相应的功能试验验证分析，不断扩充了我们对肠道微生物功能及其对人体群落结构稳定性以及宿主健康的影响机制的理解</w:t>
      </w:r>
      <w:r w:rsidR="00C77138">
        <w:rPr>
          <w:rFonts w:hint="eastAsia"/>
        </w:rPr>
        <w:t>。与此同时，基于宏基因组序列拼接（</w:t>
      </w:r>
      <w:r w:rsidR="00C77138">
        <w:rPr>
          <w:rFonts w:hint="eastAsia"/>
        </w:rPr>
        <w:t>assembly</w:t>
      </w:r>
      <w:r w:rsidR="00C77138">
        <w:rPr>
          <w:rFonts w:hint="eastAsia"/>
        </w:rPr>
        <w:t>）和分箱（</w:t>
      </w:r>
      <w:r w:rsidR="00C77138">
        <w:t>binning</w:t>
      </w:r>
      <w:r w:rsidR="00C77138">
        <w:rPr>
          <w:rFonts w:hint="eastAsia"/>
        </w:rPr>
        <w:t>）</w:t>
      </w:r>
      <w:r w:rsidR="000454F6">
        <w:rPr>
          <w:rFonts w:hint="eastAsia"/>
        </w:rPr>
        <w:t>技术所获得的宏基因组</w:t>
      </w:r>
      <w:r w:rsidR="00163F00">
        <w:rPr>
          <w:rFonts w:hint="eastAsia"/>
        </w:rPr>
        <w:t>组装</w:t>
      </w:r>
      <w:r w:rsidR="00C77138">
        <w:rPr>
          <w:rFonts w:hint="eastAsia"/>
        </w:rPr>
        <w:t>基因组</w:t>
      </w:r>
      <w:r w:rsidR="00163F00">
        <w:rPr>
          <w:rFonts w:hint="eastAsia"/>
        </w:rPr>
        <w:t>（</w:t>
      </w:r>
      <w:r w:rsidR="00163F00">
        <w:rPr>
          <w:rFonts w:hint="eastAsia"/>
        </w:rPr>
        <w:t>metagenome-</w:t>
      </w:r>
      <w:r w:rsidR="00163F00">
        <w:t>assembled genomes, MAGs</w:t>
      </w:r>
      <w:r w:rsidR="00163F00">
        <w:rPr>
          <w:rFonts w:hint="eastAsia"/>
        </w:rPr>
        <w:t>）</w:t>
      </w:r>
      <w:r w:rsidR="000454F6">
        <w:rPr>
          <w:rFonts w:hint="eastAsia"/>
        </w:rPr>
        <w:t>也以</w:t>
      </w:r>
      <w:r w:rsidR="00C77138">
        <w:rPr>
          <w:rFonts w:hint="eastAsia"/>
        </w:rPr>
        <w:t>前所未有的</w:t>
      </w:r>
      <w:r w:rsidR="000454F6">
        <w:rPr>
          <w:rFonts w:hint="eastAsia"/>
        </w:rPr>
        <w:t>速度迅速积累</w:t>
      </w:r>
      <w:r w:rsidR="00C77138">
        <w:rPr>
          <w:rFonts w:hint="eastAsia"/>
        </w:rPr>
        <w:t>。</w:t>
      </w:r>
      <w:r w:rsidR="006F702E">
        <w:rPr>
          <w:rFonts w:hint="eastAsia"/>
        </w:rPr>
        <w:t>但是，</w:t>
      </w:r>
      <w:r w:rsidR="006F702E">
        <w:rPr>
          <w:rFonts w:hint="eastAsia"/>
        </w:rPr>
        <w:t>MAG</w:t>
      </w:r>
      <w:r w:rsidR="006F702E">
        <w:t>s</w:t>
      </w:r>
      <w:r w:rsidR="006F702E">
        <w:rPr>
          <w:rFonts w:hint="eastAsia"/>
        </w:rPr>
        <w:t>拼接也面临着错误拼接和分箱的可能性，因此，对于</w:t>
      </w:r>
      <w:r w:rsidR="006F702E">
        <w:rPr>
          <w:rFonts w:hint="eastAsia"/>
        </w:rPr>
        <w:t>MAGs</w:t>
      </w:r>
      <w:r w:rsidR="006F702E">
        <w:rPr>
          <w:rFonts w:hint="eastAsia"/>
        </w:rPr>
        <w:t>基因组比较分析解释时需要特</w:t>
      </w:r>
      <w:r w:rsidR="006F702E">
        <w:rPr>
          <w:rFonts w:hint="eastAsia"/>
        </w:rPr>
        <w:lastRenderedPageBreak/>
        <w:t>别谨慎。</w:t>
      </w:r>
      <w:r w:rsidR="00650AC7">
        <w:rPr>
          <w:rFonts w:hint="eastAsia"/>
        </w:rPr>
        <w:t>以上基于分离培养和</w:t>
      </w:r>
      <w:proofErr w:type="gramStart"/>
      <w:r w:rsidR="00650AC7">
        <w:rPr>
          <w:rFonts w:hint="eastAsia"/>
        </w:rPr>
        <w:t>宏基因组</w:t>
      </w:r>
      <w:proofErr w:type="gramEnd"/>
      <w:r w:rsidR="00650AC7">
        <w:rPr>
          <w:rFonts w:hint="eastAsia"/>
        </w:rPr>
        <w:t>测序拼接所积累的大量的微生物基因组，在很大程度上扩大了人类肠道微生物可知物种库</w:t>
      </w:r>
      <w:r w:rsidR="00035205">
        <w:rPr>
          <w:rFonts w:hint="eastAsia"/>
        </w:rPr>
        <w:t>，本文就综合了之前的研究结果并建立一个综合的肠道微生物基因组</w:t>
      </w:r>
      <w:r w:rsidR="000B490B">
        <w:rPr>
          <w:rFonts w:hint="eastAsia"/>
        </w:rPr>
        <w:t>集</w:t>
      </w:r>
      <w:r w:rsidR="00035205">
        <w:rPr>
          <w:rFonts w:hint="eastAsia"/>
        </w:rPr>
        <w:t>（</w:t>
      </w:r>
      <w:r w:rsidR="00035205">
        <w:rPr>
          <w:rFonts w:hint="eastAsia"/>
        </w:rPr>
        <w:t>UH</w:t>
      </w:r>
      <w:r w:rsidR="00035205">
        <w:t>GG</w:t>
      </w:r>
      <w:r w:rsidR="00035205">
        <w:rPr>
          <w:rFonts w:hint="eastAsia"/>
        </w:rPr>
        <w:t>）及其蛋白质组</w:t>
      </w:r>
      <w:del w:id="79" w:author="Liu Yong-Xin" w:date="2020-08-02T23:53:00Z">
        <w:r w:rsidR="00035205" w:rsidDel="00594CA3">
          <w:rPr>
            <w:rFonts w:hint="eastAsia"/>
          </w:rPr>
          <w:delText>目录</w:delText>
        </w:r>
      </w:del>
      <w:ins w:id="80" w:author="Liu Yong-Xin" w:date="2020-08-02T23:53:00Z">
        <w:r w:rsidR="00594CA3">
          <w:rPr>
            <w:rFonts w:hint="eastAsia"/>
          </w:rPr>
          <w:t>集</w:t>
        </w:r>
      </w:ins>
      <w:r w:rsidR="00035205">
        <w:rPr>
          <w:rFonts w:hint="eastAsia"/>
        </w:rPr>
        <w:t>（</w:t>
      </w:r>
      <w:r w:rsidR="00035205">
        <w:rPr>
          <w:rFonts w:hint="eastAsia"/>
        </w:rPr>
        <w:t>UHGP</w:t>
      </w:r>
      <w:r w:rsidR="00035205">
        <w:rPr>
          <w:rFonts w:hint="eastAsia"/>
        </w:rPr>
        <w:t>）。</w:t>
      </w:r>
    </w:p>
    <w:p w14:paraId="3EA4F928" w14:textId="77777777" w:rsidR="000B2B5E" w:rsidRDefault="000B2B5E" w:rsidP="0037025D">
      <w:pPr>
        <w:rPr>
          <w:ins w:id="81" w:author="Liu Yong-Xin" w:date="2020-08-03T00:11:00Z"/>
          <w:b/>
          <w:sz w:val="28"/>
        </w:rPr>
      </w:pPr>
    </w:p>
    <w:p w14:paraId="09C3EE74" w14:textId="177BD867" w:rsidR="00035205" w:rsidRDefault="00035205" w:rsidP="0037025D">
      <w:pPr>
        <w:rPr>
          <w:b/>
          <w:sz w:val="28"/>
        </w:rPr>
      </w:pPr>
      <w:r w:rsidRPr="00035205">
        <w:rPr>
          <w:rFonts w:hint="eastAsia"/>
          <w:b/>
          <w:sz w:val="28"/>
        </w:rPr>
        <w:t>结果</w:t>
      </w:r>
    </w:p>
    <w:p w14:paraId="3C9F938F" w14:textId="77777777" w:rsidR="00A5239F" w:rsidRDefault="00A5239F" w:rsidP="0037025D">
      <w:pPr>
        <w:rPr>
          <w:b/>
          <w:sz w:val="28"/>
        </w:rPr>
      </w:pPr>
    </w:p>
    <w:p w14:paraId="50ECB05C" w14:textId="5D0FDF13" w:rsidR="00884856" w:rsidRPr="00035205" w:rsidRDefault="00884856" w:rsidP="0037025D">
      <w:pPr>
        <w:rPr>
          <w:b/>
          <w:sz w:val="28"/>
        </w:rPr>
      </w:pPr>
      <w:r>
        <w:rPr>
          <w:rFonts w:hint="eastAsia"/>
          <w:b/>
          <w:sz w:val="28"/>
        </w:rPr>
        <w:t>UHGG</w:t>
      </w:r>
      <w:r>
        <w:rPr>
          <w:rFonts w:hint="eastAsia"/>
          <w:b/>
          <w:sz w:val="28"/>
        </w:rPr>
        <w:t>涵盖范围及其质量描述</w:t>
      </w:r>
    </w:p>
    <w:p w14:paraId="2336AA57" w14:textId="72963E5C" w:rsidR="00EF54CC" w:rsidRDefault="00EF54CC" w:rsidP="0037025D">
      <w:pPr>
        <w:rPr>
          <w:ins w:id="82" w:author="Liu Yong-Xin" w:date="2020-08-03T00:15:00Z"/>
        </w:rPr>
      </w:pPr>
    </w:p>
    <w:p w14:paraId="08E3448A" w14:textId="11C91204" w:rsidR="004253E0" w:rsidRDefault="004253E0" w:rsidP="0037025D">
      <w:pPr>
        <w:rPr>
          <w:ins w:id="83" w:author="Liu Yong-Xin" w:date="2020-08-03T00:15:00Z"/>
        </w:rPr>
      </w:pPr>
    </w:p>
    <w:p w14:paraId="69C4D98D" w14:textId="6204BEEB" w:rsidR="004253E0" w:rsidRDefault="004253E0" w:rsidP="0037025D">
      <w:pPr>
        <w:rPr>
          <w:ins w:id="84" w:author="Liu Yong-Xin" w:date="2020-08-03T00:15:00Z"/>
        </w:rPr>
      </w:pPr>
      <w:ins w:id="85" w:author="Liu Yong-Xin" w:date="2020-08-03T00:15:00Z">
        <w:r>
          <w:rPr>
            <w:rFonts w:hint="eastAsia"/>
          </w:rPr>
          <w:t>图</w:t>
        </w:r>
        <w:r>
          <w:rPr>
            <w:rFonts w:hint="eastAsia"/>
          </w:rPr>
          <w:t>1</w:t>
        </w:r>
        <w:r>
          <w:t xml:space="preserve">. </w:t>
        </w:r>
        <w:r w:rsidR="00065F8D">
          <w:rPr>
            <w:rFonts w:hint="eastAsia"/>
          </w:rPr>
          <w:t>人类肠道微生物组的整合序列集。</w:t>
        </w:r>
      </w:ins>
    </w:p>
    <w:p w14:paraId="321CDAE1" w14:textId="77D75113" w:rsidR="004253E0" w:rsidRDefault="004253E0" w:rsidP="0037025D">
      <w:ins w:id="86" w:author="Liu Yong-Xin" w:date="2020-08-03T00:15:00Z">
        <w:r w:rsidRPr="004253E0">
          <w:t>Fig. 1 | The unified sequence catalog of the human gut microbiome.</w:t>
        </w:r>
      </w:ins>
    </w:p>
    <w:p w14:paraId="559FD529" w14:textId="79F2D4FF" w:rsidR="004253E0" w:rsidRDefault="004253E0" w:rsidP="0037025D">
      <w:pPr>
        <w:rPr>
          <w:ins w:id="87" w:author="Liu Yong-Xin" w:date="2020-08-03T00:13:00Z"/>
        </w:rPr>
      </w:pPr>
      <w:r>
        <w:rPr>
          <w:rFonts w:hint="eastAsia"/>
          <w:noProof/>
        </w:rPr>
        <w:drawing>
          <wp:inline distT="0" distB="0" distL="0" distR="0" wp14:anchorId="6B7035DA" wp14:editId="6837C454">
            <wp:extent cx="5946140" cy="570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29 at 3.08.55 PM.png"/>
                    <pic:cNvPicPr/>
                  </pic:nvPicPr>
                  <pic:blipFill>
                    <a:blip r:embed="rId10">
                      <a:extLst>
                        <a:ext uri="{28A0092B-C50C-407E-A947-70E740481C1C}">
                          <a14:useLocalDpi xmlns:a14="http://schemas.microsoft.com/office/drawing/2010/main" val="0"/>
                        </a:ext>
                      </a:extLst>
                    </a:blip>
                    <a:stretch>
                      <a:fillRect/>
                    </a:stretch>
                  </pic:blipFill>
                  <pic:spPr>
                    <a:xfrm>
                      <a:off x="0" y="0"/>
                      <a:ext cx="5946140" cy="5705475"/>
                    </a:xfrm>
                    <a:prstGeom prst="rect">
                      <a:avLst/>
                    </a:prstGeom>
                  </pic:spPr>
                </pic:pic>
              </a:graphicData>
            </a:graphic>
          </wp:inline>
        </w:drawing>
      </w:r>
    </w:p>
    <w:p w14:paraId="17B36B68" w14:textId="415CBDB3" w:rsidR="004253E0" w:rsidRDefault="00065F8D" w:rsidP="0037025D">
      <w:pPr>
        <w:rPr>
          <w:ins w:id="88" w:author="Liu Yong-Xin" w:date="2020-08-03T00:13:00Z"/>
        </w:rPr>
      </w:pPr>
      <w:commentRangeStart w:id="89"/>
      <w:ins w:id="90" w:author="Liu Yong-Xin" w:date="2020-08-03T00:17:00Z">
        <w:r w:rsidRPr="00065F8D">
          <w:rPr>
            <w:rFonts w:hint="eastAsia"/>
          </w:rPr>
          <w:lastRenderedPageBreak/>
          <w:t>a</w:t>
        </w:r>
        <w:r w:rsidRPr="00065F8D">
          <w:rPr>
            <w:rFonts w:hint="eastAsia"/>
          </w:rPr>
          <w:t>，用于产生序列</w:t>
        </w:r>
      </w:ins>
      <w:ins w:id="91" w:author="Liu Yong-Xin" w:date="2020-08-03T00:18:00Z">
        <w:r w:rsidR="009C1498">
          <w:rPr>
            <w:rFonts w:hint="eastAsia"/>
          </w:rPr>
          <w:t>集</w:t>
        </w:r>
      </w:ins>
      <w:ins w:id="92" w:author="Liu Yong-Xin" w:date="2020-08-03T00:17:00Z">
        <w:r w:rsidRPr="00065F8D">
          <w:rPr>
            <w:rFonts w:hint="eastAsia"/>
          </w:rPr>
          <w:t>的每个研究集的肠道基因组数量，根据它们代表分离的基因组</w:t>
        </w:r>
      </w:ins>
      <w:ins w:id="93" w:author="Liu Yong-Xin" w:date="2020-08-03T00:18:00Z">
        <w:r w:rsidR="009C1498">
          <w:rPr>
            <w:rFonts w:hint="eastAsia"/>
          </w:rPr>
          <w:t>(</w:t>
        </w:r>
        <w:r w:rsidR="009C1498">
          <w:rPr>
            <w:rFonts w:hint="eastAsia"/>
          </w:rPr>
          <w:t>蓝色</w:t>
        </w:r>
        <w:r w:rsidR="009C1498">
          <w:t>)</w:t>
        </w:r>
      </w:ins>
      <w:ins w:id="94" w:author="Liu Yong-Xin" w:date="2020-08-03T00:17:00Z">
        <w:r w:rsidRPr="00065F8D">
          <w:rPr>
            <w:rFonts w:hint="eastAsia"/>
          </w:rPr>
          <w:t>还是</w:t>
        </w:r>
        <w:r w:rsidRPr="00065F8D">
          <w:rPr>
            <w:rFonts w:hint="eastAsia"/>
          </w:rPr>
          <w:t>MAGs</w:t>
        </w:r>
      </w:ins>
      <w:ins w:id="95" w:author="Liu Yong-Xin" w:date="2020-08-03T00:18:00Z">
        <w:r w:rsidR="009C1498">
          <w:rPr>
            <w:rFonts w:hint="eastAsia"/>
          </w:rPr>
          <w:t>(</w:t>
        </w:r>
      </w:ins>
      <w:ins w:id="96" w:author="Liu Yong-Xin" w:date="2020-08-03T00:19:00Z">
        <w:r w:rsidR="009C1498">
          <w:rPr>
            <w:rFonts w:hint="eastAsia"/>
          </w:rPr>
          <w:t>绿</w:t>
        </w:r>
      </w:ins>
      <w:ins w:id="97" w:author="Liu Yong-Xin" w:date="2020-08-03T00:18:00Z">
        <w:r w:rsidR="009C1498">
          <w:rPr>
            <w:rFonts w:hint="eastAsia"/>
          </w:rPr>
          <w:t>色</w:t>
        </w:r>
        <w:r w:rsidR="009C1498">
          <w:t>)</w:t>
        </w:r>
      </w:ins>
      <w:ins w:id="98" w:author="Liu Yong-Xin" w:date="2020-08-03T00:17:00Z">
        <w:r w:rsidRPr="00065F8D">
          <w:rPr>
            <w:rFonts w:hint="eastAsia"/>
          </w:rPr>
          <w:t>进行着色。</w:t>
        </w:r>
        <w:r w:rsidRPr="00065F8D">
          <w:rPr>
            <w:rFonts w:hint="eastAsia"/>
          </w:rPr>
          <w:t xml:space="preserve"> b</w:t>
        </w:r>
        <w:r w:rsidRPr="00065F8D">
          <w:rPr>
            <w:rFonts w:hint="eastAsia"/>
          </w:rPr>
          <w:t>，每个国家</w:t>
        </w:r>
        <w:r w:rsidRPr="00065F8D">
          <w:rPr>
            <w:rFonts w:hint="eastAsia"/>
          </w:rPr>
          <w:t>/</w:t>
        </w:r>
        <w:r w:rsidRPr="00065F8D">
          <w:rPr>
            <w:rFonts w:hint="eastAsia"/>
          </w:rPr>
          <w:t>地区检索到的基因组数</w:t>
        </w:r>
      </w:ins>
      <w:ins w:id="99" w:author="Liu Yong-Xin" w:date="2020-08-03T00:19:00Z">
        <w:r w:rsidR="009C1498">
          <w:rPr>
            <w:rFonts w:hint="eastAsia"/>
          </w:rPr>
          <w:t>量</w:t>
        </w:r>
      </w:ins>
      <w:ins w:id="100" w:author="Liu Yong-Xin" w:date="2020-08-03T00:17:00Z">
        <w:r w:rsidRPr="00065F8D">
          <w:rPr>
            <w:rFonts w:hint="eastAsia"/>
          </w:rPr>
          <w:t>的地理分布。</w:t>
        </w:r>
        <w:r w:rsidRPr="00065F8D">
          <w:rPr>
            <w:rFonts w:hint="eastAsia"/>
          </w:rPr>
          <w:t xml:space="preserve"> c</w:t>
        </w:r>
        <w:r w:rsidRPr="00065F8D">
          <w:rPr>
            <w:rFonts w:hint="eastAsia"/>
          </w:rPr>
          <w:t>，用于生成基因组（</w:t>
        </w:r>
        <w:r w:rsidRPr="00065F8D">
          <w:rPr>
            <w:rFonts w:hint="eastAsia"/>
          </w:rPr>
          <w:t>UHGG</w:t>
        </w:r>
        <w:r w:rsidRPr="00065F8D">
          <w:rPr>
            <w:rFonts w:hint="eastAsia"/>
          </w:rPr>
          <w:t>）和蛋白质序列（</w:t>
        </w:r>
        <w:r w:rsidRPr="00065F8D">
          <w:rPr>
            <w:rFonts w:hint="eastAsia"/>
          </w:rPr>
          <w:t>UHGP</w:t>
        </w:r>
        <w:r w:rsidRPr="00065F8D">
          <w:rPr>
            <w:rFonts w:hint="eastAsia"/>
          </w:rPr>
          <w:t>）</w:t>
        </w:r>
      </w:ins>
      <w:ins w:id="101" w:author="Liu Yong-Xin" w:date="2020-08-03T00:21:00Z">
        <w:r w:rsidR="00044DD3">
          <w:rPr>
            <w:rFonts w:hint="eastAsia"/>
          </w:rPr>
          <w:t>集</w:t>
        </w:r>
      </w:ins>
      <w:ins w:id="102" w:author="Liu Yong-Xin" w:date="2020-08-03T00:17:00Z">
        <w:r w:rsidRPr="00065F8D">
          <w:rPr>
            <w:rFonts w:hint="eastAsia"/>
          </w:rPr>
          <w:t>的方法概述。</w:t>
        </w:r>
        <w:r w:rsidRPr="00065F8D">
          <w:rPr>
            <w:rFonts w:hint="eastAsia"/>
          </w:rPr>
          <w:t xml:space="preserve"> </w:t>
        </w:r>
        <w:r w:rsidRPr="00065F8D">
          <w:rPr>
            <w:rFonts w:hint="eastAsia"/>
          </w:rPr>
          <w:t>从公共数据集中检索的基因组首先由</w:t>
        </w:r>
        <w:proofErr w:type="spellStart"/>
        <w:r w:rsidRPr="00065F8D">
          <w:rPr>
            <w:rFonts w:hint="eastAsia"/>
          </w:rPr>
          <w:t>CheckM</w:t>
        </w:r>
        <w:proofErr w:type="spellEnd"/>
        <w:r w:rsidRPr="00065F8D">
          <w:rPr>
            <w:rFonts w:hint="eastAsia"/>
          </w:rPr>
          <w:t>进行质量控制。</w:t>
        </w:r>
        <w:r w:rsidRPr="00065F8D">
          <w:rPr>
            <w:rFonts w:hint="eastAsia"/>
          </w:rPr>
          <w:t xml:space="preserve"> </w:t>
        </w:r>
        <w:r w:rsidRPr="00065F8D">
          <w:rPr>
            <w:rFonts w:hint="eastAsia"/>
          </w:rPr>
          <w:t>过滤后的基因组</w:t>
        </w:r>
      </w:ins>
      <w:ins w:id="103" w:author="Liu Yong-Xin" w:date="2020-08-03T00:26:00Z">
        <w:r w:rsidR="00B538C4">
          <w:rPr>
            <w:rFonts w:hint="eastAsia"/>
          </w:rPr>
          <w:t>采用</w:t>
        </w:r>
      </w:ins>
      <w:proofErr w:type="spellStart"/>
      <w:ins w:id="104" w:author="Liu Yong-Xin" w:date="2020-08-03T00:27:00Z">
        <w:r w:rsidR="00B538C4">
          <w:rPr>
            <w:rFonts w:hint="eastAsia"/>
          </w:rPr>
          <w:t>dRe</w:t>
        </w:r>
        <w:r w:rsidR="00B538C4">
          <w:t>p</w:t>
        </w:r>
      </w:ins>
      <w:proofErr w:type="spellEnd"/>
      <w:proofErr w:type="gramStart"/>
      <w:ins w:id="105" w:author="Liu Yong-Xin" w:date="2020-08-03T00:17:00Z">
        <w:r w:rsidRPr="00065F8D">
          <w:rPr>
            <w:rFonts w:hint="eastAsia"/>
          </w:rPr>
          <w:t>以估计</w:t>
        </w:r>
        <w:proofErr w:type="gramEnd"/>
        <w:r w:rsidRPr="00065F8D">
          <w:rPr>
            <w:rFonts w:hint="eastAsia"/>
          </w:rPr>
          <w:t>的物种水平（</w:t>
        </w:r>
        <w:r w:rsidRPr="00065F8D">
          <w:rPr>
            <w:rFonts w:hint="eastAsia"/>
          </w:rPr>
          <w:t>95</w:t>
        </w:r>
        <w:r w:rsidRPr="00065F8D">
          <w:rPr>
            <w:rFonts w:hint="eastAsia"/>
          </w:rPr>
          <w:t>％</w:t>
        </w:r>
        <w:r w:rsidRPr="00065F8D">
          <w:rPr>
            <w:rFonts w:hint="eastAsia"/>
          </w:rPr>
          <w:t>ANI</w:t>
        </w:r>
        <w:r w:rsidRPr="00065F8D">
          <w:rPr>
            <w:rFonts w:hint="eastAsia"/>
          </w:rPr>
          <w:t>）聚类，并评估其种内多样性（来自同种基因组的基因以</w:t>
        </w:r>
        <w:r w:rsidRPr="00065F8D">
          <w:rPr>
            <w:rFonts w:hint="eastAsia"/>
          </w:rPr>
          <w:t>90</w:t>
        </w:r>
        <w:r w:rsidRPr="00065F8D">
          <w:rPr>
            <w:rFonts w:hint="eastAsia"/>
          </w:rPr>
          <w:t>％的蛋白质同一性聚类）。</w:t>
        </w:r>
        <w:r w:rsidRPr="00065F8D">
          <w:rPr>
            <w:rFonts w:hint="eastAsia"/>
          </w:rPr>
          <w:t xml:space="preserve"> </w:t>
        </w:r>
        <w:r w:rsidRPr="00065F8D">
          <w:rPr>
            <w:rFonts w:hint="eastAsia"/>
          </w:rPr>
          <w:t>同时，从</w:t>
        </w:r>
        <w:r w:rsidRPr="00065F8D">
          <w:rPr>
            <w:rFonts w:hint="eastAsia"/>
          </w:rPr>
          <w:t>286,997</w:t>
        </w:r>
        <w:r w:rsidRPr="00065F8D">
          <w:rPr>
            <w:rFonts w:hint="eastAsia"/>
          </w:rPr>
          <w:t>个基因组的所有编码序列中生成了非冗余蛋白</w:t>
        </w:r>
      </w:ins>
      <w:ins w:id="106" w:author="Liu Yong-Xin" w:date="2020-08-03T00:27:00Z">
        <w:r w:rsidR="00B538C4">
          <w:rPr>
            <w:rFonts w:hint="eastAsia"/>
          </w:rPr>
          <w:t>集</w:t>
        </w:r>
      </w:ins>
      <w:ins w:id="107" w:author="Liu Yong-Xin" w:date="2020-08-03T00:17:00Z">
        <w:r w:rsidRPr="00065F8D">
          <w:rPr>
            <w:rFonts w:hint="eastAsia"/>
          </w:rPr>
          <w:t>，分别为</w:t>
        </w:r>
        <w:r w:rsidRPr="00065F8D">
          <w:rPr>
            <w:rFonts w:hint="eastAsia"/>
          </w:rPr>
          <w:t>100</w:t>
        </w:r>
        <w:r w:rsidRPr="00065F8D">
          <w:rPr>
            <w:rFonts w:hint="eastAsia"/>
          </w:rPr>
          <w:t>％（</w:t>
        </w:r>
        <w:r w:rsidRPr="00065F8D">
          <w:rPr>
            <w:rFonts w:hint="eastAsia"/>
          </w:rPr>
          <w:t>UHGP-100</w:t>
        </w:r>
        <w:r w:rsidRPr="00065F8D">
          <w:rPr>
            <w:rFonts w:hint="eastAsia"/>
          </w:rPr>
          <w:t>，</w:t>
        </w:r>
        <w:r w:rsidRPr="00065F8D">
          <w:rPr>
            <w:rFonts w:hint="eastAsia"/>
          </w:rPr>
          <w:t>n = 170,602,708</w:t>
        </w:r>
        <w:r w:rsidRPr="00065F8D">
          <w:rPr>
            <w:rFonts w:hint="eastAsia"/>
          </w:rPr>
          <w:t>），</w:t>
        </w:r>
        <w:r w:rsidRPr="00065F8D">
          <w:rPr>
            <w:rFonts w:hint="eastAsia"/>
          </w:rPr>
          <w:t>95</w:t>
        </w:r>
        <w:r w:rsidRPr="00065F8D">
          <w:rPr>
            <w:rFonts w:hint="eastAsia"/>
          </w:rPr>
          <w:t>％（</w:t>
        </w:r>
        <w:r w:rsidRPr="00065F8D">
          <w:rPr>
            <w:rFonts w:hint="eastAsia"/>
          </w:rPr>
          <w:t>UHGP-95</w:t>
        </w:r>
        <w:r w:rsidRPr="00065F8D">
          <w:rPr>
            <w:rFonts w:hint="eastAsia"/>
          </w:rPr>
          <w:t>，</w:t>
        </w:r>
        <w:r w:rsidRPr="00065F8D">
          <w:rPr>
            <w:rFonts w:hint="eastAsia"/>
          </w:rPr>
          <w:t>n = 20,239,340</w:t>
        </w:r>
        <w:r w:rsidRPr="00065F8D">
          <w:rPr>
            <w:rFonts w:hint="eastAsia"/>
          </w:rPr>
          <w:t>），</w:t>
        </w:r>
        <w:r w:rsidRPr="00065F8D">
          <w:rPr>
            <w:rFonts w:hint="eastAsia"/>
          </w:rPr>
          <w:t>90</w:t>
        </w:r>
        <w:r w:rsidRPr="00065F8D">
          <w:rPr>
            <w:rFonts w:hint="eastAsia"/>
          </w:rPr>
          <w:t>％（</w:t>
        </w:r>
        <w:r w:rsidRPr="00065F8D">
          <w:rPr>
            <w:rFonts w:hint="eastAsia"/>
          </w:rPr>
          <w:t>UHGP-90</w:t>
        </w:r>
        <w:r w:rsidRPr="00065F8D">
          <w:rPr>
            <w:rFonts w:hint="eastAsia"/>
          </w:rPr>
          <w:t>，</w:t>
        </w:r>
        <w:r w:rsidRPr="00065F8D">
          <w:rPr>
            <w:rFonts w:hint="eastAsia"/>
          </w:rPr>
          <w:t>n = 13,907,849</w:t>
        </w:r>
        <w:r w:rsidRPr="00065F8D">
          <w:rPr>
            <w:rFonts w:hint="eastAsia"/>
          </w:rPr>
          <w:t>）和</w:t>
        </w:r>
        <w:r w:rsidRPr="00065F8D">
          <w:rPr>
            <w:rFonts w:hint="eastAsia"/>
          </w:rPr>
          <w:t>50</w:t>
        </w:r>
        <w:r w:rsidRPr="00065F8D">
          <w:rPr>
            <w:rFonts w:hint="eastAsia"/>
          </w:rPr>
          <w:t>％（</w:t>
        </w:r>
        <w:r w:rsidRPr="00065F8D">
          <w:rPr>
            <w:rFonts w:hint="eastAsia"/>
          </w:rPr>
          <w:t>UHGP-50</w:t>
        </w:r>
        <w:r w:rsidRPr="00065F8D">
          <w:rPr>
            <w:rFonts w:hint="eastAsia"/>
          </w:rPr>
          <w:t>，</w:t>
        </w:r>
        <w:r w:rsidRPr="00065F8D">
          <w:rPr>
            <w:rFonts w:hint="eastAsia"/>
          </w:rPr>
          <w:t>n = 4,735,546</w:t>
        </w:r>
        <w:r w:rsidRPr="00065F8D">
          <w:rPr>
            <w:rFonts w:hint="eastAsia"/>
          </w:rPr>
          <w:t>）蛋白质同一性。</w:t>
        </w:r>
      </w:ins>
      <w:commentRangeEnd w:id="89"/>
      <w:r w:rsidR="000B490B">
        <w:rPr>
          <w:rStyle w:val="a8"/>
        </w:rPr>
        <w:commentReference w:id="89"/>
      </w:r>
    </w:p>
    <w:p w14:paraId="282E3AAF" w14:textId="77777777" w:rsidR="00B538C4" w:rsidRDefault="00B538C4" w:rsidP="0037025D">
      <w:pPr>
        <w:rPr>
          <w:ins w:id="108" w:author="Liu Yong-Xin" w:date="2020-08-03T00:28:00Z"/>
        </w:rPr>
      </w:pPr>
    </w:p>
    <w:p w14:paraId="3C1016C2" w14:textId="77777777" w:rsidR="004253E0" w:rsidRDefault="004253E0" w:rsidP="0037025D">
      <w:pPr>
        <w:rPr>
          <w:ins w:id="109" w:author="Liu Yong-Xin" w:date="2020-08-03T00:12:00Z"/>
        </w:rPr>
      </w:pPr>
    </w:p>
    <w:p w14:paraId="03319B2F" w14:textId="675BFAF7" w:rsidR="0044220D" w:rsidRDefault="007A501D" w:rsidP="0037025D">
      <w:r>
        <w:rPr>
          <w:rFonts w:hint="eastAsia"/>
        </w:rPr>
        <w:t>本研究中涵盖了</w:t>
      </w:r>
      <w:r>
        <w:rPr>
          <w:rFonts w:hint="eastAsia"/>
        </w:rPr>
        <w:t>2</w:t>
      </w:r>
      <w:r>
        <w:t>019</w:t>
      </w:r>
      <w:r>
        <w:rPr>
          <w:rFonts w:hint="eastAsia"/>
        </w:rPr>
        <w:t>年之前几个大规模微生物基因组数据：其中分离菌株基因组来自于</w:t>
      </w:r>
      <w:r>
        <w:t xml:space="preserve">Foster et.al. (2019) </w:t>
      </w:r>
      <w:r>
        <w:rPr>
          <w:rFonts w:hint="eastAsia"/>
        </w:rPr>
        <w:t>等</w:t>
      </w:r>
      <w:r>
        <w:rPr>
          <w:rFonts w:hint="eastAsia"/>
        </w:rPr>
        <w:t>HBC</w:t>
      </w:r>
      <w:r>
        <w:rPr>
          <w:rFonts w:hint="eastAsia"/>
        </w:rPr>
        <w:t>（</w:t>
      </w:r>
      <w:r>
        <w:rPr>
          <w:rFonts w:hint="eastAsia"/>
        </w:rPr>
        <w:t>Human</w:t>
      </w:r>
      <w:r>
        <w:t xml:space="preserve"> Gastrointestinal Bacteria Culture Collection</w:t>
      </w:r>
      <w:r>
        <w:rPr>
          <w:rFonts w:hint="eastAsia"/>
        </w:rPr>
        <w:t>）包含的基因组，</w:t>
      </w:r>
      <w:r>
        <w:t xml:space="preserve">Zou et.al. </w:t>
      </w:r>
      <w:r>
        <w:rPr>
          <w:rFonts w:hint="eastAsia"/>
        </w:rPr>
        <w:t>（</w:t>
      </w:r>
      <w:r>
        <w:rPr>
          <w:rFonts w:hint="eastAsia"/>
        </w:rPr>
        <w:t>2</w:t>
      </w:r>
      <w:r>
        <w:t>019</w:t>
      </w:r>
      <w:r>
        <w:rPr>
          <w:rFonts w:hint="eastAsia"/>
        </w:rPr>
        <w:t>）等</w:t>
      </w:r>
      <w:r>
        <w:rPr>
          <w:rFonts w:hint="eastAsia"/>
        </w:rPr>
        <w:t>CGR</w:t>
      </w:r>
      <w:r>
        <w:rPr>
          <w:rFonts w:hint="eastAsia"/>
        </w:rPr>
        <w:t>（</w:t>
      </w:r>
      <w:r>
        <w:rPr>
          <w:rFonts w:hint="eastAsia"/>
        </w:rPr>
        <w:t>C</w:t>
      </w:r>
      <w:r>
        <w:t>ulturable Genome Reference</w:t>
      </w:r>
      <w:r>
        <w:rPr>
          <w:rFonts w:hint="eastAsia"/>
        </w:rPr>
        <w:t>）包含的基因组以及其他数据库中的可培养微生物基因组（包含</w:t>
      </w:r>
      <w:r>
        <w:rPr>
          <w:rFonts w:hint="eastAsia"/>
        </w:rPr>
        <w:t>NCBI</w:t>
      </w:r>
      <w:r>
        <w:rPr>
          <w:rFonts w:hint="eastAsia"/>
        </w:rPr>
        <w:t>，</w:t>
      </w:r>
      <w:r>
        <w:rPr>
          <w:rFonts w:hint="eastAsia"/>
        </w:rPr>
        <w:t>PATRIC</w:t>
      </w:r>
      <w:r>
        <w:rPr>
          <w:rFonts w:hint="eastAsia"/>
        </w:rPr>
        <w:t>和</w:t>
      </w:r>
      <w:r>
        <w:rPr>
          <w:rFonts w:hint="eastAsia"/>
        </w:rPr>
        <w:t>IMG</w:t>
      </w:r>
      <w:r>
        <w:rPr>
          <w:rFonts w:hint="eastAsia"/>
        </w:rPr>
        <w:t>）</w:t>
      </w:r>
      <w:r w:rsidR="00AA03BE">
        <w:rPr>
          <w:rFonts w:hint="eastAsia"/>
        </w:rPr>
        <w:t>；另外，</w:t>
      </w:r>
      <w:r w:rsidR="00AA03BE">
        <w:rPr>
          <w:rFonts w:hint="eastAsia"/>
        </w:rPr>
        <w:t>MAGs</w:t>
      </w:r>
      <w:r w:rsidR="00AA03BE">
        <w:rPr>
          <w:rFonts w:hint="eastAsia"/>
        </w:rPr>
        <w:t>基因组</w:t>
      </w:r>
      <w:del w:id="110" w:author="Liu Yong-Xin" w:date="2020-08-03T00:11:00Z">
        <w:r w:rsidR="00AA03BE" w:rsidDel="000B2B5E">
          <w:rPr>
            <w:rFonts w:hint="eastAsia"/>
          </w:rPr>
          <w:delText>组</w:delText>
        </w:r>
      </w:del>
      <w:ins w:id="111" w:author="Liu Yong-Xin" w:date="2020-08-03T00:11:00Z">
        <w:r w:rsidR="000B2B5E">
          <w:rPr>
            <w:rFonts w:hint="eastAsia"/>
          </w:rPr>
          <w:t>主</w:t>
        </w:r>
      </w:ins>
      <w:r w:rsidR="00AA03BE">
        <w:rPr>
          <w:rFonts w:hint="eastAsia"/>
        </w:rPr>
        <w:t>要来自于</w:t>
      </w:r>
      <w:proofErr w:type="spellStart"/>
      <w:r w:rsidR="00276312">
        <w:rPr>
          <w:rFonts w:hint="eastAsia"/>
        </w:rPr>
        <w:t>P</w:t>
      </w:r>
      <w:r w:rsidR="00276312">
        <w:t>asolli</w:t>
      </w:r>
      <w:proofErr w:type="spellEnd"/>
      <w:r w:rsidR="00276312">
        <w:t xml:space="preserve"> et.al. </w:t>
      </w:r>
      <w:r w:rsidR="00276312">
        <w:rPr>
          <w:rFonts w:hint="eastAsia"/>
        </w:rPr>
        <w:t>（</w:t>
      </w:r>
      <w:r w:rsidR="00276312">
        <w:rPr>
          <w:rFonts w:hint="eastAsia"/>
        </w:rPr>
        <w:t>2</w:t>
      </w:r>
      <w:r w:rsidR="00276312">
        <w:t>019</w:t>
      </w:r>
      <w:r w:rsidR="00276312">
        <w:rPr>
          <w:rFonts w:hint="eastAsia"/>
        </w:rPr>
        <w:t>）</w:t>
      </w:r>
      <w:r w:rsidR="00276312">
        <w:rPr>
          <w:rFonts w:hint="eastAsia"/>
        </w:rPr>
        <w:t>CIBIO</w:t>
      </w:r>
      <w:r w:rsidR="00276312">
        <w:rPr>
          <w:rFonts w:hint="eastAsia"/>
        </w:rPr>
        <w:t>，</w:t>
      </w:r>
      <w:r w:rsidR="00276312">
        <w:rPr>
          <w:rFonts w:hint="eastAsia"/>
        </w:rPr>
        <w:t>Almeida</w:t>
      </w:r>
      <w:r w:rsidR="00276312">
        <w:t xml:space="preserve"> et.al. </w:t>
      </w:r>
      <w:r w:rsidR="00276312">
        <w:rPr>
          <w:rFonts w:hint="eastAsia"/>
        </w:rPr>
        <w:t>（</w:t>
      </w:r>
      <w:r w:rsidR="00276312">
        <w:rPr>
          <w:rFonts w:hint="eastAsia"/>
        </w:rPr>
        <w:t>2</w:t>
      </w:r>
      <w:r w:rsidR="00276312">
        <w:t>019</w:t>
      </w:r>
      <w:r w:rsidR="00276312">
        <w:rPr>
          <w:rFonts w:hint="eastAsia"/>
        </w:rPr>
        <w:t>）</w:t>
      </w:r>
      <w:r w:rsidR="00276312">
        <w:rPr>
          <w:rFonts w:hint="eastAsia"/>
        </w:rPr>
        <w:t>EBI</w:t>
      </w:r>
      <w:r w:rsidR="00AA03BE">
        <w:rPr>
          <w:rFonts w:hint="eastAsia"/>
        </w:rPr>
        <w:t>和</w:t>
      </w:r>
      <w:proofErr w:type="spellStart"/>
      <w:r w:rsidR="00276312">
        <w:rPr>
          <w:rFonts w:hint="eastAsia"/>
        </w:rPr>
        <w:t>N</w:t>
      </w:r>
      <w:r w:rsidR="00276312">
        <w:t>ayfach</w:t>
      </w:r>
      <w:proofErr w:type="spellEnd"/>
      <w:r w:rsidR="00276312">
        <w:t xml:space="preserve"> et.al. </w:t>
      </w:r>
      <w:r w:rsidR="00276312">
        <w:rPr>
          <w:rFonts w:hint="eastAsia"/>
        </w:rPr>
        <w:t>（</w:t>
      </w:r>
      <w:r w:rsidR="00276312">
        <w:rPr>
          <w:rFonts w:hint="eastAsia"/>
        </w:rPr>
        <w:t>2</w:t>
      </w:r>
      <w:r w:rsidR="00276312">
        <w:t>019</w:t>
      </w:r>
      <w:r w:rsidR="00276312">
        <w:rPr>
          <w:rFonts w:hint="eastAsia"/>
        </w:rPr>
        <w:t>）</w:t>
      </w:r>
      <w:r w:rsidR="00AA03BE">
        <w:rPr>
          <w:rFonts w:hint="eastAsia"/>
        </w:rPr>
        <w:t>HGM</w:t>
      </w:r>
      <w:r w:rsidR="00AA03BE">
        <w:rPr>
          <w:rFonts w:hint="eastAsia"/>
        </w:rPr>
        <w:t>研究中所</w:t>
      </w:r>
      <w:r w:rsidR="00276312">
        <w:rPr>
          <w:rFonts w:hint="eastAsia"/>
        </w:rPr>
        <w:t>获得的微生物基因组。</w:t>
      </w:r>
      <w:r w:rsidR="00181B81">
        <w:rPr>
          <w:rFonts w:hint="eastAsia"/>
        </w:rPr>
        <w:t>对以上所有基因组的筛选条件包含有三个：</w:t>
      </w:r>
      <w:r w:rsidR="00181B81" w:rsidRPr="000B2B5E">
        <w:rPr>
          <w:b/>
          <w:bCs/>
          <w:rPrChange w:id="112" w:author="Liu Yong-Xin" w:date="2020-08-03T00:12:00Z">
            <w:rPr/>
          </w:rPrChange>
        </w:rPr>
        <w:t>1</w:t>
      </w:r>
      <w:r w:rsidR="00181B81" w:rsidRPr="000B2B5E">
        <w:rPr>
          <w:rFonts w:hint="eastAsia"/>
          <w:b/>
          <w:bCs/>
          <w:rPrChange w:id="113" w:author="Liu Yong-Xin" w:date="2020-08-03T00:12:00Z">
            <w:rPr>
              <w:rFonts w:hint="eastAsia"/>
            </w:rPr>
          </w:rPrChange>
        </w:rPr>
        <w:t>）</w:t>
      </w:r>
      <w:r w:rsidR="00181B81" w:rsidRPr="000B2B5E">
        <w:rPr>
          <w:b/>
          <w:bCs/>
          <w:rPrChange w:id="114" w:author="Liu Yong-Xin" w:date="2020-08-03T00:12:00Z">
            <w:rPr/>
          </w:rPrChange>
        </w:rPr>
        <w:t>&gt;50%</w:t>
      </w:r>
      <w:r w:rsidR="00181B81" w:rsidRPr="000B2B5E">
        <w:rPr>
          <w:rFonts w:hint="eastAsia"/>
          <w:b/>
          <w:bCs/>
          <w:rPrChange w:id="115" w:author="Liu Yong-Xin" w:date="2020-08-03T00:12:00Z">
            <w:rPr>
              <w:rFonts w:hint="eastAsia"/>
            </w:rPr>
          </w:rPrChange>
        </w:rPr>
        <w:t>完整度；</w:t>
      </w:r>
      <w:r w:rsidR="00181B81" w:rsidRPr="000B2B5E">
        <w:rPr>
          <w:b/>
          <w:bCs/>
          <w:rPrChange w:id="116" w:author="Liu Yong-Xin" w:date="2020-08-03T00:12:00Z">
            <w:rPr/>
          </w:rPrChange>
        </w:rPr>
        <w:t>2</w:t>
      </w:r>
      <w:r w:rsidR="00181B81" w:rsidRPr="000B2B5E">
        <w:rPr>
          <w:rFonts w:hint="eastAsia"/>
          <w:b/>
          <w:bCs/>
          <w:rPrChange w:id="117" w:author="Liu Yong-Xin" w:date="2020-08-03T00:12:00Z">
            <w:rPr>
              <w:rFonts w:hint="eastAsia"/>
            </w:rPr>
          </w:rPrChange>
        </w:rPr>
        <w:t>）</w:t>
      </w:r>
      <w:r w:rsidR="00181B81" w:rsidRPr="000B2B5E">
        <w:rPr>
          <w:b/>
          <w:bCs/>
          <w:rPrChange w:id="118" w:author="Liu Yong-Xin" w:date="2020-08-03T00:12:00Z">
            <w:rPr/>
          </w:rPrChange>
        </w:rPr>
        <w:t>&lt;5%</w:t>
      </w:r>
      <w:r w:rsidR="00181B81" w:rsidRPr="000B2B5E">
        <w:rPr>
          <w:rFonts w:hint="eastAsia"/>
          <w:b/>
          <w:bCs/>
          <w:rPrChange w:id="119" w:author="Liu Yong-Xin" w:date="2020-08-03T00:12:00Z">
            <w:rPr>
              <w:rFonts w:hint="eastAsia"/>
            </w:rPr>
          </w:rPrChange>
        </w:rPr>
        <w:t>污染度；</w:t>
      </w:r>
      <w:r w:rsidR="00181B81" w:rsidRPr="000B2B5E">
        <w:rPr>
          <w:b/>
          <w:bCs/>
          <w:rPrChange w:id="120" w:author="Liu Yong-Xin" w:date="2020-08-03T00:12:00Z">
            <w:rPr/>
          </w:rPrChange>
        </w:rPr>
        <w:t>3</w:t>
      </w:r>
      <w:r w:rsidR="00181B81" w:rsidRPr="000B2B5E">
        <w:rPr>
          <w:rFonts w:hint="eastAsia"/>
          <w:b/>
          <w:bCs/>
          <w:rPrChange w:id="121" w:author="Liu Yong-Xin" w:date="2020-08-03T00:12:00Z">
            <w:rPr>
              <w:rFonts w:hint="eastAsia"/>
            </w:rPr>
          </w:rPrChange>
        </w:rPr>
        <w:t>）质量分数（完整度</w:t>
      </w:r>
      <w:r w:rsidR="00181B81" w:rsidRPr="000B2B5E">
        <w:rPr>
          <w:b/>
          <w:bCs/>
          <w:rPrChange w:id="122" w:author="Liu Yong-Xin" w:date="2020-08-03T00:12:00Z">
            <w:rPr/>
          </w:rPrChange>
        </w:rPr>
        <w:t>-5*</w:t>
      </w:r>
      <w:r w:rsidR="00181B81" w:rsidRPr="000B2B5E">
        <w:rPr>
          <w:rFonts w:hint="eastAsia"/>
          <w:b/>
          <w:bCs/>
          <w:rPrChange w:id="123" w:author="Liu Yong-Xin" w:date="2020-08-03T00:12:00Z">
            <w:rPr>
              <w:rFonts w:hint="eastAsia"/>
            </w:rPr>
          </w:rPrChange>
        </w:rPr>
        <w:t>污染度）</w:t>
      </w:r>
      <w:r w:rsidR="00F86CB6" w:rsidRPr="000B2B5E">
        <w:rPr>
          <w:b/>
          <w:bCs/>
          <w:rPrChange w:id="124" w:author="Liu Yong-Xin" w:date="2020-08-03T00:12:00Z">
            <w:rPr/>
          </w:rPrChange>
        </w:rPr>
        <w:t>&gt;50</w:t>
      </w:r>
      <w:r w:rsidR="00F86CB6">
        <w:rPr>
          <w:rFonts w:hint="eastAsia"/>
        </w:rPr>
        <w:t>。</w:t>
      </w:r>
      <w:r w:rsidR="00985A0F">
        <w:rPr>
          <w:rFonts w:hint="eastAsia"/>
        </w:rPr>
        <w:t>通过这个条件筛选之后，</w:t>
      </w:r>
      <w:r w:rsidR="002D21B9">
        <w:rPr>
          <w:rFonts w:hint="eastAsia"/>
        </w:rPr>
        <w:t>一共获得了</w:t>
      </w:r>
      <w:r w:rsidR="002D21B9">
        <w:rPr>
          <w:rFonts w:hint="eastAsia"/>
        </w:rPr>
        <w:t>2</w:t>
      </w:r>
      <w:r w:rsidR="002D21B9">
        <w:t>86997</w:t>
      </w:r>
      <w:r w:rsidR="002D21B9">
        <w:rPr>
          <w:rFonts w:hint="eastAsia"/>
        </w:rPr>
        <w:t>个高质量基因组，其在各</w:t>
      </w:r>
      <w:r w:rsidR="00985A0F">
        <w:rPr>
          <w:rFonts w:hint="eastAsia"/>
        </w:rPr>
        <w:t>数据库</w:t>
      </w:r>
      <w:r w:rsidR="002D21B9">
        <w:rPr>
          <w:rFonts w:hint="eastAsia"/>
        </w:rPr>
        <w:t>中的分布</w:t>
      </w:r>
      <w:commentRangeStart w:id="125"/>
      <w:r w:rsidR="000B490B">
        <w:rPr>
          <w:rFonts w:hint="eastAsia"/>
        </w:rPr>
        <w:t>（</w:t>
      </w:r>
      <w:r w:rsidR="00985A0F" w:rsidRPr="000B490B">
        <w:rPr>
          <w:rFonts w:hint="eastAsia"/>
          <w:b/>
          <w:bCs/>
        </w:rPr>
        <w:t>图</w:t>
      </w:r>
      <w:ins w:id="126" w:author="Liu Yong-Xin" w:date="2020-08-03T00:12:00Z">
        <w:r w:rsidR="000B2B5E" w:rsidRPr="000B490B">
          <w:rPr>
            <w:rFonts w:hint="eastAsia"/>
            <w:b/>
            <w:bCs/>
          </w:rPr>
          <w:t>1a</w:t>
        </w:r>
      </w:ins>
      <w:r w:rsidR="000B490B">
        <w:rPr>
          <w:rFonts w:hint="eastAsia"/>
        </w:rPr>
        <w:t>）</w:t>
      </w:r>
      <w:commentRangeEnd w:id="125"/>
      <w:r w:rsidR="000B490B">
        <w:rPr>
          <w:rStyle w:val="a8"/>
        </w:rPr>
        <w:commentReference w:id="125"/>
      </w:r>
      <w:r w:rsidR="00985A0F">
        <w:rPr>
          <w:rFonts w:hint="eastAsia"/>
        </w:rPr>
        <w:t>：</w:t>
      </w:r>
    </w:p>
    <w:p w14:paraId="211B09CE" w14:textId="77777777" w:rsidR="00F62DCD" w:rsidRDefault="00F62DCD" w:rsidP="00F62DCD"/>
    <w:p w14:paraId="2553F25D" w14:textId="2593A3EC" w:rsidR="00F62DCD" w:rsidRPr="00C504A0" w:rsidRDefault="003E0191" w:rsidP="00C504A0">
      <w:pPr>
        <w:rPr>
          <w:b/>
          <w:bCs/>
          <w:rPrChange w:id="127" w:author="Yong-Xin Liu" w:date="2020-08-03T13:55:00Z">
            <w:rPr/>
          </w:rPrChange>
        </w:rPr>
      </w:pPr>
      <w:r>
        <w:rPr>
          <w:rFonts w:hint="eastAsia"/>
        </w:rPr>
        <w:t>为了建立物种水平上的微生物</w:t>
      </w:r>
      <w:del w:id="128" w:author="Liu Yong-Xin" w:date="2020-08-02T23:53:00Z">
        <w:r w:rsidDel="00594CA3">
          <w:rPr>
            <w:rFonts w:hint="eastAsia"/>
          </w:rPr>
          <w:delText>目录</w:delText>
        </w:r>
      </w:del>
      <w:ins w:id="129" w:author="Liu Yong-Xin" w:date="2020-08-02T23:53:00Z">
        <w:r w:rsidR="00594CA3">
          <w:rPr>
            <w:rFonts w:hint="eastAsia"/>
          </w:rPr>
          <w:t>集</w:t>
        </w:r>
      </w:ins>
      <w:r>
        <w:rPr>
          <w:rFonts w:hint="eastAsia"/>
        </w:rPr>
        <w:t>，以上</w:t>
      </w:r>
      <w:r>
        <w:rPr>
          <w:rFonts w:hint="eastAsia"/>
        </w:rPr>
        <w:t>2</w:t>
      </w:r>
      <w:r>
        <w:t>8</w:t>
      </w:r>
      <w:ins w:id="130" w:author="Yong-Xin Liu" w:date="2020-08-03T13:40:00Z">
        <w:r w:rsidR="00C011A0">
          <w:rPr>
            <w:rFonts w:hint="eastAsia"/>
          </w:rPr>
          <w:t>万</w:t>
        </w:r>
      </w:ins>
      <w:r>
        <w:t>6</w:t>
      </w:r>
      <w:r>
        <w:rPr>
          <w:rFonts w:hint="eastAsia"/>
        </w:rPr>
        <w:t>9</w:t>
      </w:r>
      <w:r>
        <w:t>97</w:t>
      </w:r>
      <w:ins w:id="131" w:author="Yong-Xin Liu" w:date="2020-08-03T13:40:00Z">
        <w:r w:rsidR="00C011A0">
          <w:rPr>
            <w:rFonts w:hint="eastAsia"/>
          </w:rPr>
          <w:t>个</w:t>
        </w:r>
      </w:ins>
      <w:r>
        <w:rPr>
          <w:rFonts w:hint="eastAsia"/>
        </w:rPr>
        <w:t>基因组被聚类成物种，这里物种是基于两个基因组间核酸序列一致性定义的</w:t>
      </w:r>
      <w:r>
        <w:rPr>
          <w:rFonts w:hint="eastAsia"/>
        </w:rPr>
        <w:t xml:space="preserve"> </w:t>
      </w:r>
      <w:r>
        <w:t xml:space="preserve">- </w:t>
      </w:r>
      <w:r w:rsidRPr="00561329">
        <w:rPr>
          <w:rFonts w:hint="eastAsia"/>
          <w:b/>
          <w:bCs/>
          <w:rPrChange w:id="132" w:author="Liu Yong-Xin" w:date="2020-08-03T00:41:00Z">
            <w:rPr>
              <w:rFonts w:hint="eastAsia"/>
            </w:rPr>
          </w:rPrChange>
        </w:rPr>
        <w:t>在大于</w:t>
      </w:r>
      <w:r w:rsidRPr="00561329">
        <w:rPr>
          <w:b/>
          <w:bCs/>
          <w:rPrChange w:id="133" w:author="Liu Yong-Xin" w:date="2020-08-03T00:41:00Z">
            <w:rPr/>
          </w:rPrChange>
        </w:rPr>
        <w:t>30%</w:t>
      </w:r>
      <w:r w:rsidRPr="00561329">
        <w:rPr>
          <w:rFonts w:hint="eastAsia"/>
          <w:b/>
          <w:bCs/>
          <w:rPrChange w:id="134" w:author="Liu Yong-Xin" w:date="2020-08-03T00:41:00Z">
            <w:rPr>
              <w:rFonts w:hint="eastAsia"/>
            </w:rPr>
          </w:rPrChange>
        </w:rPr>
        <w:t>的可比对序列长度</w:t>
      </w:r>
      <w:ins w:id="135" w:author="Yong-Xin Liu" w:date="2020-08-03T13:54:00Z">
        <w:r w:rsidR="00C504A0">
          <w:rPr>
            <w:rFonts w:hint="eastAsia"/>
            <w:b/>
            <w:bCs/>
          </w:rPr>
          <w:t>(</w:t>
        </w:r>
        <w:r w:rsidR="00C504A0" w:rsidRPr="00C504A0">
          <w:rPr>
            <w:b/>
            <w:bCs/>
          </w:rPr>
          <w:t>alignment fraction</w:t>
        </w:r>
        <w:r w:rsidR="00C504A0">
          <w:rPr>
            <w:b/>
            <w:bCs/>
          </w:rPr>
          <w:t>, AF)</w:t>
        </w:r>
      </w:ins>
      <w:r w:rsidRPr="00561329">
        <w:rPr>
          <w:rFonts w:hint="eastAsia"/>
          <w:b/>
          <w:bCs/>
          <w:rPrChange w:id="136" w:author="Liu Yong-Xin" w:date="2020-08-03T00:41:00Z">
            <w:rPr>
              <w:rFonts w:hint="eastAsia"/>
            </w:rPr>
          </w:rPrChange>
        </w:rPr>
        <w:t>上具有</w:t>
      </w:r>
      <w:r w:rsidRPr="00561329">
        <w:rPr>
          <w:b/>
          <w:bCs/>
          <w:rPrChange w:id="137" w:author="Liu Yong-Xin" w:date="2020-08-03T00:41:00Z">
            <w:rPr/>
          </w:rPrChange>
        </w:rPr>
        <w:t>&gt;95%</w:t>
      </w:r>
      <w:r w:rsidRPr="00561329">
        <w:rPr>
          <w:rFonts w:hint="eastAsia"/>
          <w:b/>
          <w:bCs/>
          <w:rPrChange w:id="138" w:author="Liu Yong-Xin" w:date="2020-08-03T00:41:00Z">
            <w:rPr>
              <w:rFonts w:hint="eastAsia"/>
            </w:rPr>
          </w:rPrChange>
        </w:rPr>
        <w:t>的平均核酸一致性</w:t>
      </w:r>
      <w:ins w:id="139" w:author="Yong-Xin Liu" w:date="2020-08-03T13:54:00Z">
        <w:r w:rsidR="00C504A0">
          <w:rPr>
            <w:rFonts w:hint="eastAsia"/>
            <w:b/>
            <w:bCs/>
          </w:rPr>
          <w:t>(</w:t>
        </w:r>
      </w:ins>
      <w:ins w:id="140" w:author="Yong-Xin Liu" w:date="2020-08-03T13:55:00Z">
        <w:r w:rsidR="00C504A0" w:rsidRPr="00C504A0">
          <w:rPr>
            <w:b/>
            <w:bCs/>
          </w:rPr>
          <w:t>average nucleotide identity</w:t>
        </w:r>
        <w:r w:rsidR="00C504A0">
          <w:rPr>
            <w:rFonts w:hint="eastAsia"/>
            <w:b/>
            <w:bCs/>
          </w:rPr>
          <w:t>,</w:t>
        </w:r>
        <w:r w:rsidR="00C504A0">
          <w:rPr>
            <w:b/>
            <w:bCs/>
          </w:rPr>
          <w:t xml:space="preserve"> </w:t>
        </w:r>
        <w:r w:rsidR="00C504A0" w:rsidRPr="00C504A0">
          <w:rPr>
            <w:b/>
            <w:bCs/>
          </w:rPr>
          <w:t>ANI</w:t>
        </w:r>
      </w:ins>
      <w:ins w:id="141" w:author="Yong-Xin Liu" w:date="2020-08-03T13:54:00Z">
        <w:r w:rsidR="00C504A0">
          <w:rPr>
            <w:b/>
            <w:bCs/>
          </w:rPr>
          <w:t>)</w:t>
        </w:r>
      </w:ins>
      <w:r w:rsidRPr="00561329">
        <w:rPr>
          <w:rFonts w:hint="eastAsia"/>
          <w:b/>
          <w:bCs/>
          <w:rPrChange w:id="142" w:author="Liu Yong-Xin" w:date="2020-08-03T00:41:00Z">
            <w:rPr>
              <w:rFonts w:hint="eastAsia"/>
            </w:rPr>
          </w:rPrChange>
        </w:rPr>
        <w:t>即被定义为一个物种</w:t>
      </w:r>
      <w:r>
        <w:rPr>
          <w:rFonts w:hint="eastAsia"/>
        </w:rPr>
        <w:t>。</w:t>
      </w:r>
      <w:r w:rsidRPr="00C011A0">
        <w:rPr>
          <w:rFonts w:hint="eastAsia"/>
          <w:b/>
          <w:bCs/>
          <w:rPrChange w:id="143" w:author="Yong-Xin Liu" w:date="2020-08-03T13:40:00Z">
            <w:rPr>
              <w:rFonts w:hint="eastAsia"/>
            </w:rPr>
          </w:rPrChange>
        </w:rPr>
        <w:t>每个物种的代表基因组是从其聚类堆内选择的质量最好的一个作为代表</w:t>
      </w:r>
      <w:r>
        <w:rPr>
          <w:rFonts w:hint="eastAsia"/>
        </w:rPr>
        <w:t>，并且这些代表基因组综合起来建立了</w:t>
      </w:r>
      <w:r>
        <w:rPr>
          <w:rFonts w:hint="eastAsia"/>
        </w:rPr>
        <w:t>UHGG</w:t>
      </w:r>
      <w:r w:rsidR="000B490B">
        <w:rPr>
          <w:rFonts w:hint="eastAsia"/>
        </w:rPr>
        <w:t>集</w:t>
      </w:r>
      <w:r>
        <w:rPr>
          <w:rFonts w:hint="eastAsia"/>
        </w:rPr>
        <w:t>。基于此定义，以上</w:t>
      </w:r>
      <w:r>
        <w:rPr>
          <w:rFonts w:hint="eastAsia"/>
        </w:rPr>
        <w:t>2</w:t>
      </w:r>
      <w:r>
        <w:t>86997</w:t>
      </w:r>
      <w:r>
        <w:rPr>
          <w:rFonts w:hint="eastAsia"/>
        </w:rPr>
        <w:t>个基因组被</w:t>
      </w:r>
      <w:r w:rsidRPr="00C011A0">
        <w:rPr>
          <w:rFonts w:hint="eastAsia"/>
          <w:b/>
          <w:bCs/>
          <w:rPrChange w:id="144" w:author="Yong-Xin Liu" w:date="2020-08-03T13:43:00Z">
            <w:rPr>
              <w:rFonts w:hint="eastAsia"/>
            </w:rPr>
          </w:rPrChange>
        </w:rPr>
        <w:t>聚类到</w:t>
      </w:r>
      <w:r w:rsidRPr="00C011A0">
        <w:rPr>
          <w:b/>
          <w:bCs/>
          <w:rPrChange w:id="145" w:author="Yong-Xin Liu" w:date="2020-08-03T13:43:00Z">
            <w:rPr/>
          </w:rPrChange>
        </w:rPr>
        <w:t>4644</w:t>
      </w:r>
      <w:r w:rsidRPr="00C011A0">
        <w:rPr>
          <w:rFonts w:hint="eastAsia"/>
          <w:b/>
          <w:bCs/>
          <w:rPrChange w:id="146" w:author="Yong-Xin Liu" w:date="2020-08-03T13:43:00Z">
            <w:rPr>
              <w:rFonts w:hint="eastAsia"/>
            </w:rPr>
          </w:rPrChange>
        </w:rPr>
        <w:t>个原核生物种，其中</w:t>
      </w:r>
      <w:r w:rsidRPr="00C011A0">
        <w:rPr>
          <w:b/>
          <w:bCs/>
          <w:rPrChange w:id="147" w:author="Yong-Xin Liu" w:date="2020-08-03T13:43:00Z">
            <w:rPr/>
          </w:rPrChange>
        </w:rPr>
        <w:t>4616</w:t>
      </w:r>
      <w:r w:rsidRPr="00C011A0">
        <w:rPr>
          <w:rFonts w:hint="eastAsia"/>
          <w:b/>
          <w:bCs/>
          <w:rPrChange w:id="148" w:author="Yong-Xin Liu" w:date="2020-08-03T13:43:00Z">
            <w:rPr>
              <w:rFonts w:hint="eastAsia"/>
            </w:rPr>
          </w:rPrChange>
        </w:rPr>
        <w:t>属于细菌而</w:t>
      </w:r>
      <w:r w:rsidRPr="00C011A0">
        <w:rPr>
          <w:b/>
          <w:bCs/>
          <w:rPrChange w:id="149" w:author="Yong-Xin Liu" w:date="2020-08-03T13:43:00Z">
            <w:rPr/>
          </w:rPrChange>
        </w:rPr>
        <w:t>28</w:t>
      </w:r>
      <w:r w:rsidRPr="00C011A0">
        <w:rPr>
          <w:rFonts w:hint="eastAsia"/>
          <w:b/>
          <w:bCs/>
          <w:rPrChange w:id="150" w:author="Yong-Xin Liu" w:date="2020-08-03T13:43:00Z">
            <w:rPr>
              <w:rFonts w:hint="eastAsia"/>
            </w:rPr>
          </w:rPrChange>
        </w:rPr>
        <w:t>个为古菌，其中</w:t>
      </w:r>
      <w:r w:rsidRPr="00C011A0">
        <w:rPr>
          <w:b/>
          <w:bCs/>
          <w:rPrChange w:id="151" w:author="Yong-Xin Liu" w:date="2020-08-03T13:43:00Z">
            <w:rPr/>
          </w:rPrChange>
        </w:rPr>
        <w:t>3207</w:t>
      </w:r>
      <w:r w:rsidRPr="00C011A0">
        <w:rPr>
          <w:rFonts w:hint="eastAsia"/>
          <w:b/>
          <w:bCs/>
          <w:rPrChange w:id="152" w:author="Yong-Xin Liu" w:date="2020-08-03T13:43:00Z">
            <w:rPr>
              <w:rFonts w:hint="eastAsia"/>
            </w:rPr>
          </w:rPrChange>
        </w:rPr>
        <w:t>的代表基因组的完整度</w:t>
      </w:r>
      <w:r w:rsidRPr="00C011A0">
        <w:rPr>
          <w:b/>
          <w:bCs/>
          <w:rPrChange w:id="153" w:author="Yong-Xin Liu" w:date="2020-08-03T13:43:00Z">
            <w:rPr/>
          </w:rPrChange>
        </w:rPr>
        <w:t>&gt;90</w:t>
      </w:r>
      <w:r w:rsidRPr="00C011A0">
        <w:rPr>
          <w:rFonts w:hint="eastAsia"/>
          <w:b/>
          <w:bCs/>
          <w:rPrChange w:id="154" w:author="Yong-Xin Liu" w:date="2020-08-03T13:43:00Z">
            <w:rPr>
              <w:rFonts w:hint="eastAsia"/>
            </w:rPr>
          </w:rPrChange>
        </w:rPr>
        <w:t>，污染度</w:t>
      </w:r>
      <w:r w:rsidRPr="00C011A0">
        <w:rPr>
          <w:b/>
          <w:bCs/>
          <w:rPrChange w:id="155" w:author="Yong-Xin Liu" w:date="2020-08-03T13:43:00Z">
            <w:rPr/>
          </w:rPrChange>
        </w:rPr>
        <w:t>&lt;5%</w:t>
      </w:r>
      <w:r>
        <w:rPr>
          <w:rFonts w:hint="eastAsia"/>
        </w:rPr>
        <w:t>，并且其中</w:t>
      </w:r>
      <w:r w:rsidRPr="00C011A0">
        <w:rPr>
          <w:b/>
          <w:bCs/>
          <w:rPrChange w:id="156" w:author="Yong-Xin Liu" w:date="2020-08-03T13:43:00Z">
            <w:rPr/>
          </w:rPrChange>
        </w:rPr>
        <w:t>573</w:t>
      </w:r>
      <w:r w:rsidRPr="00C011A0">
        <w:rPr>
          <w:rFonts w:hint="eastAsia"/>
          <w:b/>
          <w:bCs/>
          <w:rPrChange w:id="157" w:author="Yong-Xin Liu" w:date="2020-08-03T13:43:00Z">
            <w:rPr>
              <w:rFonts w:hint="eastAsia"/>
            </w:rPr>
          </w:rPrChange>
        </w:rPr>
        <w:t>个基因组含有</w:t>
      </w:r>
      <w:r w:rsidRPr="00C011A0">
        <w:rPr>
          <w:b/>
          <w:bCs/>
          <w:rPrChange w:id="158" w:author="Yong-Xin Liu" w:date="2020-08-03T13:43:00Z">
            <w:rPr/>
          </w:rPrChange>
        </w:rPr>
        <w:t>5S</w:t>
      </w:r>
      <w:r w:rsidRPr="00C011A0">
        <w:rPr>
          <w:rFonts w:hint="eastAsia"/>
          <w:b/>
          <w:bCs/>
          <w:rPrChange w:id="159" w:author="Yong-Xin Liu" w:date="2020-08-03T13:43:00Z">
            <w:rPr>
              <w:rFonts w:hint="eastAsia"/>
            </w:rPr>
          </w:rPrChange>
        </w:rPr>
        <w:t>，</w:t>
      </w:r>
      <w:r w:rsidRPr="00C011A0">
        <w:rPr>
          <w:b/>
          <w:bCs/>
          <w:rPrChange w:id="160" w:author="Yong-Xin Liu" w:date="2020-08-03T13:43:00Z">
            <w:rPr/>
          </w:rPrChange>
        </w:rPr>
        <w:t>16S</w:t>
      </w:r>
      <w:r w:rsidRPr="00C011A0">
        <w:rPr>
          <w:rFonts w:hint="eastAsia"/>
          <w:b/>
          <w:bCs/>
          <w:rPrChange w:id="161" w:author="Yong-Xin Liu" w:date="2020-08-03T13:43:00Z">
            <w:rPr>
              <w:rFonts w:hint="eastAsia"/>
            </w:rPr>
          </w:rPrChange>
        </w:rPr>
        <w:t>，</w:t>
      </w:r>
      <w:r w:rsidRPr="00C011A0">
        <w:rPr>
          <w:b/>
          <w:bCs/>
          <w:rPrChange w:id="162" w:author="Yong-Xin Liu" w:date="2020-08-03T13:43:00Z">
            <w:rPr/>
          </w:rPrChange>
        </w:rPr>
        <w:t>23S</w:t>
      </w:r>
      <w:r w:rsidRPr="00C011A0">
        <w:rPr>
          <w:rFonts w:hint="eastAsia"/>
          <w:b/>
          <w:bCs/>
          <w:rPrChange w:id="163" w:author="Yong-Xin Liu" w:date="2020-08-03T13:43:00Z">
            <w:rPr>
              <w:rFonts w:hint="eastAsia"/>
            </w:rPr>
          </w:rPrChange>
        </w:rPr>
        <w:t>以及至少</w:t>
      </w:r>
      <w:r w:rsidRPr="00C011A0">
        <w:rPr>
          <w:b/>
          <w:bCs/>
          <w:rPrChange w:id="164" w:author="Yong-Xin Liu" w:date="2020-08-03T13:43:00Z">
            <w:rPr/>
          </w:rPrChange>
        </w:rPr>
        <w:t>18</w:t>
      </w:r>
      <w:r w:rsidRPr="00C011A0">
        <w:rPr>
          <w:rFonts w:hint="eastAsia"/>
          <w:b/>
          <w:bCs/>
          <w:rPrChange w:id="165" w:author="Yong-Xin Liu" w:date="2020-08-03T13:43:00Z">
            <w:rPr>
              <w:rFonts w:hint="eastAsia"/>
            </w:rPr>
          </w:rPrChange>
        </w:rPr>
        <w:t>个</w:t>
      </w:r>
      <w:r w:rsidRPr="00C011A0">
        <w:rPr>
          <w:b/>
          <w:bCs/>
          <w:rPrChange w:id="166" w:author="Yong-Xin Liu" w:date="2020-08-03T13:43:00Z">
            <w:rPr/>
          </w:rPrChange>
        </w:rPr>
        <w:t>tRNAs</w:t>
      </w:r>
      <w:r>
        <w:rPr>
          <w:rFonts w:hint="eastAsia"/>
        </w:rPr>
        <w:t>（这个是</w:t>
      </w:r>
      <w:r>
        <w:rPr>
          <w:rFonts w:hint="eastAsia"/>
        </w:rPr>
        <w:t>G</w:t>
      </w:r>
      <w:r>
        <w:t>enomic Standards Consorti</w:t>
      </w:r>
      <w:r>
        <w:rPr>
          <w:rFonts w:hint="eastAsia"/>
        </w:rPr>
        <w:t>um</w:t>
      </w:r>
      <w:r>
        <w:rPr>
          <w:rFonts w:hint="eastAsia"/>
        </w:rPr>
        <w:t>定义的高质量</w:t>
      </w:r>
      <w:r>
        <w:rPr>
          <w:rFonts w:hint="eastAsia"/>
        </w:rPr>
        <w:t>MAG</w:t>
      </w:r>
      <w:r>
        <w:rPr>
          <w:rFonts w:hint="eastAsia"/>
        </w:rPr>
        <w:t>的标准）。</w:t>
      </w:r>
      <w:r>
        <w:rPr>
          <w:rFonts w:hint="eastAsia"/>
        </w:rPr>
        <w:t>GTD</w:t>
      </w:r>
      <w:r>
        <w:t>-</w:t>
      </w:r>
      <w:r>
        <w:rPr>
          <w:rFonts w:hint="eastAsia"/>
        </w:rPr>
        <w:t>Tk</w:t>
      </w:r>
      <w:r>
        <w:rPr>
          <w:rFonts w:hint="eastAsia"/>
        </w:rPr>
        <w:t>（</w:t>
      </w:r>
      <w:r>
        <w:rPr>
          <w:rFonts w:hint="eastAsia"/>
        </w:rPr>
        <w:t>Genome</w:t>
      </w:r>
      <w:r>
        <w:t xml:space="preserve"> </w:t>
      </w:r>
      <w:r>
        <w:rPr>
          <w:rFonts w:hint="eastAsia"/>
        </w:rPr>
        <w:t>Taxonomy</w:t>
      </w:r>
      <w:r>
        <w:t xml:space="preserve"> </w:t>
      </w:r>
      <w:r>
        <w:rPr>
          <w:rFonts w:hint="eastAsia"/>
        </w:rPr>
        <w:t>Database</w:t>
      </w:r>
      <w:r>
        <w:t xml:space="preserve"> Toolkit</w:t>
      </w:r>
      <w:r>
        <w:rPr>
          <w:rFonts w:hint="eastAsia"/>
        </w:rPr>
        <w:t>）被用来注释这些物种代表基因组的物种信息。结果表明，有</w:t>
      </w:r>
      <w:r w:rsidRPr="00C011A0">
        <w:rPr>
          <w:rFonts w:hint="eastAsia"/>
          <w:b/>
          <w:bCs/>
          <w:rPrChange w:id="167" w:author="Yong-Xin Liu" w:date="2020-08-03T13:44:00Z">
            <w:rPr>
              <w:rFonts w:hint="eastAsia"/>
            </w:rPr>
          </w:rPrChange>
        </w:rPr>
        <w:t>大于</w:t>
      </w:r>
      <w:r w:rsidRPr="00C011A0">
        <w:rPr>
          <w:b/>
          <w:bCs/>
          <w:rPrChange w:id="168" w:author="Yong-Xin Liu" w:date="2020-08-03T13:44:00Z">
            <w:rPr/>
          </w:rPrChange>
        </w:rPr>
        <w:t>60%</w:t>
      </w:r>
      <w:r w:rsidRPr="00C011A0">
        <w:rPr>
          <w:rFonts w:hint="eastAsia"/>
          <w:b/>
          <w:bCs/>
          <w:rPrChange w:id="169" w:author="Yong-Xin Liu" w:date="2020-08-03T13:44:00Z">
            <w:rPr>
              <w:rFonts w:hint="eastAsia"/>
            </w:rPr>
          </w:rPrChange>
        </w:rPr>
        <w:t>的肠道微生物基因组无法被注释到物种，也就是说有大量的</w:t>
      </w:r>
      <w:r w:rsidRPr="00C011A0">
        <w:rPr>
          <w:b/>
          <w:bCs/>
          <w:rPrChange w:id="170" w:author="Yong-Xin Liu" w:date="2020-08-03T13:44:00Z">
            <w:rPr/>
          </w:rPrChange>
        </w:rPr>
        <w:t>UHGG</w:t>
      </w:r>
      <w:r w:rsidRPr="00C011A0">
        <w:rPr>
          <w:rFonts w:hint="eastAsia"/>
          <w:b/>
          <w:bCs/>
          <w:rPrChange w:id="171" w:author="Yong-Xin Liu" w:date="2020-08-03T13:44:00Z">
            <w:rPr>
              <w:rFonts w:hint="eastAsia"/>
            </w:rPr>
          </w:rPrChange>
        </w:rPr>
        <w:t>在对应的物种数据库中是缺乏代表物种</w:t>
      </w:r>
      <w:r>
        <w:rPr>
          <w:rFonts w:hint="eastAsia"/>
        </w:rPr>
        <w:t>的。与此同时，作者也使用</w:t>
      </w:r>
      <w:proofErr w:type="spellStart"/>
      <w:r w:rsidRPr="00C011A0">
        <w:rPr>
          <w:b/>
          <w:bCs/>
          <w:rPrChange w:id="172" w:author="Yong-Xin Liu" w:date="2020-08-03T13:44:00Z">
            <w:rPr/>
          </w:rPrChange>
        </w:rPr>
        <w:t>CMseq</w:t>
      </w:r>
      <w:proofErr w:type="spellEnd"/>
      <w:r w:rsidRPr="00C011A0">
        <w:rPr>
          <w:rFonts w:hint="eastAsia"/>
          <w:b/>
          <w:bCs/>
          <w:rPrChange w:id="173" w:author="Yong-Xin Liu" w:date="2020-08-03T13:44:00Z">
            <w:rPr>
              <w:rFonts w:hint="eastAsia"/>
            </w:rPr>
          </w:rPrChange>
        </w:rPr>
        <w:t>分析了所有</w:t>
      </w:r>
      <w:r w:rsidRPr="00C011A0">
        <w:rPr>
          <w:b/>
          <w:bCs/>
          <w:rPrChange w:id="174" w:author="Yong-Xin Liu" w:date="2020-08-03T13:44:00Z">
            <w:rPr/>
          </w:rPrChange>
        </w:rPr>
        <w:t>MAGs</w:t>
      </w:r>
      <w:r w:rsidRPr="00C011A0">
        <w:rPr>
          <w:rFonts w:hint="eastAsia"/>
          <w:b/>
          <w:bCs/>
          <w:rPrChange w:id="175" w:author="Yong-Xin Liu" w:date="2020-08-03T13:44:00Z">
            <w:rPr>
              <w:rFonts w:hint="eastAsia"/>
            </w:rPr>
          </w:rPrChange>
        </w:rPr>
        <w:t>的菌株异质性（</w:t>
      </w:r>
      <w:r w:rsidRPr="00C011A0">
        <w:rPr>
          <w:b/>
          <w:bCs/>
          <w:rPrChange w:id="176" w:author="Yong-Xin Liu" w:date="2020-08-03T13:44:00Z">
            <w:rPr/>
          </w:rPrChange>
        </w:rPr>
        <w:t xml:space="preserve">strain heterogeneity=proportion of polymorphic </w:t>
      </w:r>
      <w:proofErr w:type="spellStart"/>
      <w:r w:rsidRPr="00C011A0">
        <w:rPr>
          <w:b/>
          <w:bCs/>
          <w:rPrChange w:id="177" w:author="Yong-Xin Liu" w:date="2020-08-03T13:44:00Z">
            <w:rPr/>
          </w:rPrChange>
        </w:rPr>
        <w:t>porsitions</w:t>
      </w:r>
      <w:proofErr w:type="spellEnd"/>
      <w:r w:rsidRPr="00C011A0">
        <w:rPr>
          <w:rFonts w:hint="eastAsia"/>
          <w:b/>
          <w:bCs/>
          <w:rPrChange w:id="178" w:author="Yong-Xin Liu" w:date="2020-08-03T13:44:00Z">
            <w:rPr>
              <w:rFonts w:hint="eastAsia"/>
            </w:rPr>
          </w:rPrChange>
        </w:rPr>
        <w:t>），其中位数是</w:t>
      </w:r>
      <w:r w:rsidRPr="00C011A0">
        <w:rPr>
          <w:b/>
          <w:bCs/>
          <w:rPrChange w:id="179" w:author="Yong-Xin Liu" w:date="2020-08-03T13:44:00Z">
            <w:rPr/>
          </w:rPrChange>
        </w:rPr>
        <w:t>0.06%</w:t>
      </w:r>
      <w:r w:rsidRPr="00C011A0">
        <w:rPr>
          <w:rFonts w:hint="eastAsia"/>
          <w:b/>
          <w:bCs/>
          <w:rPrChange w:id="180" w:author="Yong-Xin Liu" w:date="2020-08-03T13:44:00Z">
            <w:rPr>
              <w:rFonts w:hint="eastAsia"/>
            </w:rPr>
          </w:rPrChange>
        </w:rPr>
        <w:t>，这个数值低于</w:t>
      </w:r>
      <w:r w:rsidRPr="00C011A0">
        <w:rPr>
          <w:b/>
          <w:bCs/>
          <w:rPrChange w:id="181" w:author="Yong-Xin Liu" w:date="2020-08-03T13:44:00Z">
            <w:rPr/>
          </w:rPrChange>
        </w:rPr>
        <w:t>0.5%</w:t>
      </w:r>
      <w:r w:rsidRPr="00C011A0">
        <w:rPr>
          <w:rFonts w:hint="eastAsia"/>
          <w:b/>
          <w:bCs/>
          <w:rPrChange w:id="182" w:author="Yong-Xin Liu" w:date="2020-08-03T13:44:00Z">
            <w:rPr>
              <w:rFonts w:hint="eastAsia"/>
            </w:rPr>
          </w:rPrChange>
        </w:rPr>
        <w:t>，意味着这个研究中得到的</w:t>
      </w:r>
      <w:r w:rsidRPr="00C011A0">
        <w:rPr>
          <w:b/>
          <w:bCs/>
          <w:rPrChange w:id="183" w:author="Yong-Xin Liu" w:date="2020-08-03T13:44:00Z">
            <w:rPr/>
          </w:rPrChange>
        </w:rPr>
        <w:t>MAGs</w:t>
      </w:r>
      <w:r w:rsidRPr="00C011A0">
        <w:rPr>
          <w:rFonts w:hint="eastAsia"/>
          <w:b/>
          <w:bCs/>
          <w:rPrChange w:id="184" w:author="Yong-Xin Liu" w:date="2020-08-03T13:44:00Z">
            <w:rPr>
              <w:rFonts w:hint="eastAsia"/>
            </w:rPr>
          </w:rPrChange>
        </w:rPr>
        <w:t>是数据高质量的</w:t>
      </w:r>
      <w:r w:rsidRPr="00C011A0">
        <w:rPr>
          <w:b/>
          <w:bCs/>
          <w:rPrChange w:id="185" w:author="Yong-Xin Liu" w:date="2020-08-03T13:44:00Z">
            <w:rPr/>
          </w:rPrChange>
        </w:rPr>
        <w:t>MAGs</w:t>
      </w:r>
      <w:r w:rsidRPr="00C011A0">
        <w:rPr>
          <w:rFonts w:hint="eastAsia"/>
          <w:b/>
          <w:bCs/>
          <w:rPrChange w:id="186" w:author="Yong-Xin Liu" w:date="2020-08-03T13:44:00Z">
            <w:rPr>
              <w:rFonts w:hint="eastAsia"/>
            </w:rPr>
          </w:rPrChange>
        </w:rPr>
        <w:t>伴随着很微弱的菌株异质性</w:t>
      </w:r>
      <w:r w:rsidR="00340204">
        <w:rPr>
          <w:rFonts w:hint="eastAsia"/>
        </w:rPr>
        <w:t>。</w:t>
      </w:r>
    </w:p>
    <w:p w14:paraId="2085B20E" w14:textId="77777777" w:rsidR="00884856" w:rsidRDefault="00884856" w:rsidP="00F62DCD"/>
    <w:p w14:paraId="440C7583" w14:textId="44EDB717" w:rsidR="00884856" w:rsidRPr="00884856" w:rsidRDefault="00884856" w:rsidP="00F62DCD">
      <w:pPr>
        <w:rPr>
          <w:b/>
          <w:sz w:val="28"/>
        </w:rPr>
      </w:pPr>
      <w:r w:rsidRPr="00884856">
        <w:rPr>
          <w:rFonts w:hint="eastAsia"/>
          <w:b/>
          <w:sz w:val="28"/>
        </w:rPr>
        <w:t>UHGG</w:t>
      </w:r>
      <w:r w:rsidRPr="00884856">
        <w:rPr>
          <w:rFonts w:hint="eastAsia"/>
          <w:b/>
          <w:sz w:val="28"/>
        </w:rPr>
        <w:t>与之前研究结果及其数据库的比对</w:t>
      </w:r>
    </w:p>
    <w:p w14:paraId="2D0505CC" w14:textId="77777777" w:rsidR="00884856" w:rsidRDefault="00884856" w:rsidP="00F62DCD"/>
    <w:p w14:paraId="34BC2978" w14:textId="5FF4E447" w:rsidR="00CA44CB" w:rsidRDefault="009E5E1B" w:rsidP="00F62DCD">
      <w:r>
        <w:rPr>
          <w:rFonts w:hint="eastAsia"/>
        </w:rPr>
        <w:t>几个大规模的</w:t>
      </w:r>
      <w:r>
        <w:rPr>
          <w:rFonts w:hint="eastAsia"/>
        </w:rPr>
        <w:t>MAG</w:t>
      </w:r>
      <w:r w:rsidR="00A8149C">
        <w:rPr>
          <w:rFonts w:hint="eastAsia"/>
        </w:rPr>
        <w:t>s</w:t>
      </w:r>
      <w:r>
        <w:rPr>
          <w:rFonts w:hint="eastAsia"/>
        </w:rPr>
        <w:t>研究，虽然使用了不同的序列拼接，分箱及其提</w:t>
      </w:r>
      <w:ins w:id="187" w:author="Yong-Xin Liu" w:date="2020-08-03T13:50:00Z">
        <w:r w:rsidR="00C504A0">
          <w:rPr>
            <w:rFonts w:hint="eastAsia"/>
          </w:rPr>
          <w:t>纯</w:t>
        </w:r>
      </w:ins>
      <w:del w:id="188" w:author="Yong-Xin Liu" w:date="2020-08-03T13:49:00Z">
        <w:r w:rsidDel="00C504A0">
          <w:rPr>
            <w:rFonts w:hint="eastAsia"/>
          </w:rPr>
          <w:delText>炼</w:delText>
        </w:r>
      </w:del>
      <w:r>
        <w:rPr>
          <w:rFonts w:hint="eastAsia"/>
        </w:rPr>
        <w:t>优化方法，其生成的</w:t>
      </w:r>
      <w:r>
        <w:rPr>
          <w:rFonts w:hint="eastAsia"/>
        </w:rPr>
        <w:t>MAGs</w:t>
      </w:r>
      <w:r>
        <w:rPr>
          <w:rFonts w:hint="eastAsia"/>
        </w:rPr>
        <w:t>存在很大比例的重合度</w:t>
      </w:r>
      <w:r w:rsidR="001A043C">
        <w:rPr>
          <w:rFonts w:hint="eastAsia"/>
        </w:rPr>
        <w:t>，</w:t>
      </w:r>
      <w:r>
        <w:rPr>
          <w:rFonts w:hint="eastAsia"/>
        </w:rPr>
        <w:t>其中</w:t>
      </w:r>
      <w:r>
        <w:rPr>
          <w:rFonts w:hint="eastAsia"/>
        </w:rPr>
        <w:t>1</w:t>
      </w:r>
      <w:r>
        <w:t>081</w:t>
      </w:r>
      <w:r>
        <w:rPr>
          <w:rFonts w:hint="eastAsia"/>
        </w:rPr>
        <w:t>物种</w:t>
      </w:r>
      <w:r w:rsidR="00F277F5">
        <w:rPr>
          <w:rFonts w:hint="eastAsia"/>
        </w:rPr>
        <w:t>分别同时在</w:t>
      </w:r>
      <w:r w:rsidR="00F277F5">
        <w:rPr>
          <w:rFonts w:hint="eastAsia"/>
        </w:rPr>
        <w:t>CIBIO</w:t>
      </w:r>
      <w:r w:rsidR="00F277F5">
        <w:rPr>
          <w:rFonts w:hint="eastAsia"/>
        </w:rPr>
        <w:t>，</w:t>
      </w:r>
      <w:r w:rsidR="00F277F5">
        <w:rPr>
          <w:rFonts w:hint="eastAsia"/>
        </w:rPr>
        <w:t>EBI</w:t>
      </w:r>
      <w:r w:rsidR="00F277F5">
        <w:rPr>
          <w:rFonts w:hint="eastAsia"/>
        </w:rPr>
        <w:t>和</w:t>
      </w:r>
      <w:r w:rsidR="00F277F5">
        <w:rPr>
          <w:rFonts w:hint="eastAsia"/>
        </w:rPr>
        <w:t>HGM</w:t>
      </w:r>
      <w:r w:rsidR="0012257C">
        <w:rPr>
          <w:rFonts w:hint="eastAsia"/>
        </w:rPr>
        <w:t>获得</w:t>
      </w:r>
      <w:r w:rsidR="00F277F5">
        <w:rPr>
          <w:rFonts w:hint="eastAsia"/>
        </w:rPr>
        <w:t>。</w:t>
      </w:r>
      <w:r w:rsidR="00286254">
        <w:rPr>
          <w:rFonts w:hint="eastAsia"/>
        </w:rPr>
        <w:t>通过</w:t>
      </w:r>
      <w:r w:rsidR="00286254" w:rsidRPr="00C504A0">
        <w:rPr>
          <w:rFonts w:hint="eastAsia"/>
          <w:b/>
          <w:bCs/>
          <w:rPrChange w:id="189" w:author="Yong-Xin Liu" w:date="2020-08-03T13:50:00Z">
            <w:rPr>
              <w:rFonts w:hint="eastAsia"/>
            </w:rPr>
          </w:rPrChange>
        </w:rPr>
        <w:t>比较这几个研究中均用到的样品</w:t>
      </w:r>
      <w:r w:rsidR="00286254" w:rsidRPr="00C504A0">
        <w:rPr>
          <w:b/>
          <w:bCs/>
          <w:rPrChange w:id="190" w:author="Yong-Xin Liu" w:date="2020-08-03T13:50:00Z">
            <w:rPr/>
          </w:rPrChange>
        </w:rPr>
        <w:t>MAGs</w:t>
      </w:r>
      <w:r w:rsidR="00286254" w:rsidRPr="00C504A0">
        <w:rPr>
          <w:rFonts w:hint="eastAsia"/>
          <w:b/>
          <w:bCs/>
          <w:rPrChange w:id="191" w:author="Yong-Xin Liu" w:date="2020-08-03T13:50:00Z">
            <w:rPr>
              <w:rFonts w:hint="eastAsia"/>
            </w:rPr>
          </w:rPrChange>
        </w:rPr>
        <w:t>发现，</w:t>
      </w:r>
      <w:r w:rsidR="00286254" w:rsidRPr="00C504A0">
        <w:rPr>
          <w:b/>
          <w:bCs/>
          <w:rPrChange w:id="192" w:author="Yong-Xin Liu" w:date="2020-08-03T13:50:00Z">
            <w:rPr/>
          </w:rPrChange>
        </w:rPr>
        <w:t>79%-86%</w:t>
      </w:r>
      <w:r w:rsidR="00F10C6E" w:rsidRPr="00C504A0">
        <w:rPr>
          <w:rFonts w:hint="eastAsia"/>
          <w:b/>
          <w:bCs/>
          <w:rPrChange w:id="193" w:author="Yong-Xin Liu" w:date="2020-08-03T13:50:00Z">
            <w:rPr>
              <w:rFonts w:hint="eastAsia"/>
            </w:rPr>
          </w:rPrChange>
        </w:rPr>
        <w:t>的</w:t>
      </w:r>
      <w:r w:rsidR="00F10C6E" w:rsidRPr="00C504A0">
        <w:rPr>
          <w:b/>
          <w:bCs/>
          <w:rPrChange w:id="194" w:author="Yong-Xin Liu" w:date="2020-08-03T13:50:00Z">
            <w:rPr/>
          </w:rPrChange>
        </w:rPr>
        <w:t>MAGs</w:t>
      </w:r>
      <w:r w:rsidR="00F10C6E" w:rsidRPr="00C504A0">
        <w:rPr>
          <w:rFonts w:hint="eastAsia"/>
          <w:b/>
          <w:bCs/>
          <w:rPrChange w:id="195" w:author="Yong-Xin Liu" w:date="2020-08-03T13:50:00Z">
            <w:rPr>
              <w:rFonts w:hint="eastAsia"/>
            </w:rPr>
          </w:rPrChange>
        </w:rPr>
        <w:t>在所有的研究中都有检测到</w:t>
      </w:r>
      <w:r w:rsidR="00F10C6E">
        <w:rPr>
          <w:rFonts w:hint="eastAsia"/>
        </w:rPr>
        <w:t>。</w:t>
      </w:r>
      <w:r w:rsidR="00822DC1">
        <w:rPr>
          <w:rFonts w:hint="eastAsia"/>
        </w:rPr>
        <w:t>另外，通过比较同一个样品在不同研究中所拼接获得的属于同一个物种的</w:t>
      </w:r>
      <w:r w:rsidR="00822DC1">
        <w:rPr>
          <w:rFonts w:hint="eastAsia"/>
        </w:rPr>
        <w:lastRenderedPageBreak/>
        <w:t>MAGs</w:t>
      </w:r>
      <w:r w:rsidR="00822DC1">
        <w:rPr>
          <w:rFonts w:hint="eastAsia"/>
        </w:rPr>
        <w:t>发现，</w:t>
      </w:r>
      <w:r w:rsidR="00A8149C" w:rsidRPr="00C504A0">
        <w:rPr>
          <w:rFonts w:hint="eastAsia"/>
          <w:b/>
          <w:bCs/>
          <w:rPrChange w:id="196" w:author="Yong-Xin Liu" w:date="2020-08-03T13:51:00Z">
            <w:rPr>
              <w:rFonts w:hint="eastAsia"/>
            </w:rPr>
          </w:rPrChange>
        </w:rPr>
        <w:t>对应物种的</w:t>
      </w:r>
      <w:r w:rsidR="00822DC1" w:rsidRPr="00C504A0">
        <w:rPr>
          <w:b/>
          <w:bCs/>
          <w:rPrChange w:id="197" w:author="Yong-Xin Liu" w:date="2020-08-03T13:51:00Z">
            <w:rPr/>
          </w:rPrChange>
        </w:rPr>
        <w:t>ANI</w:t>
      </w:r>
      <w:r w:rsidR="00822DC1" w:rsidRPr="00C504A0">
        <w:rPr>
          <w:rFonts w:hint="eastAsia"/>
          <w:b/>
          <w:bCs/>
          <w:rPrChange w:id="198" w:author="Yong-Xin Liu" w:date="2020-08-03T13:51:00Z">
            <w:rPr>
              <w:rFonts w:hint="eastAsia"/>
            </w:rPr>
          </w:rPrChange>
        </w:rPr>
        <w:t>和</w:t>
      </w:r>
      <w:r w:rsidR="00822DC1" w:rsidRPr="00C504A0">
        <w:rPr>
          <w:b/>
          <w:bCs/>
          <w:rPrChange w:id="199" w:author="Yong-Xin Liu" w:date="2020-08-03T13:51:00Z">
            <w:rPr/>
          </w:rPrChange>
        </w:rPr>
        <w:t>AF</w:t>
      </w:r>
      <w:r w:rsidR="00822DC1" w:rsidRPr="00C504A0">
        <w:rPr>
          <w:rFonts w:hint="eastAsia"/>
          <w:b/>
          <w:bCs/>
          <w:rPrChange w:id="200" w:author="Yong-Xin Liu" w:date="2020-08-03T13:51:00Z">
            <w:rPr>
              <w:rFonts w:hint="eastAsia"/>
            </w:rPr>
          </w:rPrChange>
        </w:rPr>
        <w:t>的中位数分别为</w:t>
      </w:r>
      <w:r w:rsidR="00822DC1" w:rsidRPr="00C504A0">
        <w:rPr>
          <w:b/>
          <w:bCs/>
          <w:rPrChange w:id="201" w:author="Yong-Xin Liu" w:date="2020-08-03T13:51:00Z">
            <w:rPr/>
          </w:rPrChange>
        </w:rPr>
        <w:t xml:space="preserve">99% </w:t>
      </w:r>
      <w:r w:rsidR="00822DC1" w:rsidRPr="00C504A0">
        <w:rPr>
          <w:rFonts w:hint="eastAsia"/>
          <w:b/>
          <w:bCs/>
          <w:rPrChange w:id="202" w:author="Yong-Xin Liu" w:date="2020-08-03T13:51:00Z">
            <w:rPr>
              <w:rFonts w:hint="eastAsia"/>
            </w:rPr>
          </w:rPrChange>
        </w:rPr>
        <w:t>和</w:t>
      </w:r>
      <w:r w:rsidR="00822DC1" w:rsidRPr="00C504A0">
        <w:rPr>
          <w:b/>
          <w:bCs/>
          <w:rPrChange w:id="203" w:author="Yong-Xin Liu" w:date="2020-08-03T13:51:00Z">
            <w:rPr/>
          </w:rPrChange>
        </w:rPr>
        <w:t>92.1%</w:t>
      </w:r>
      <w:r w:rsidR="00822DC1">
        <w:rPr>
          <w:rFonts w:hint="eastAsia"/>
        </w:rPr>
        <w:t>，其中高质量（</w:t>
      </w:r>
      <w:r w:rsidR="00822DC1">
        <w:rPr>
          <w:rFonts w:hint="eastAsia"/>
        </w:rPr>
        <w:t>9</w:t>
      </w:r>
      <w:r w:rsidR="00822DC1">
        <w:t>0%</w:t>
      </w:r>
      <w:r w:rsidR="00822DC1">
        <w:rPr>
          <w:rFonts w:hint="eastAsia"/>
        </w:rPr>
        <w:t>完整度）基因组</w:t>
      </w:r>
      <w:r w:rsidR="00B34364">
        <w:rPr>
          <w:rFonts w:hint="eastAsia"/>
        </w:rPr>
        <w:t>其对应的</w:t>
      </w:r>
      <w:r w:rsidR="00822DC1">
        <w:t>AF</w:t>
      </w:r>
      <w:r w:rsidR="00822DC1">
        <w:rPr>
          <w:rFonts w:hint="eastAsia"/>
        </w:rPr>
        <w:t>为</w:t>
      </w:r>
      <w:r w:rsidR="00822DC1">
        <w:rPr>
          <w:rFonts w:hint="eastAsia"/>
        </w:rPr>
        <w:t>9</w:t>
      </w:r>
      <w:r w:rsidR="00822DC1">
        <w:t>4.5</w:t>
      </w:r>
      <w:r w:rsidR="00B34364">
        <w:t>%</w:t>
      </w:r>
      <w:r w:rsidR="00822DC1">
        <w:rPr>
          <w:rFonts w:hint="eastAsia"/>
        </w:rPr>
        <w:t>，然而中间质量的基因组，这个</w:t>
      </w:r>
      <w:r w:rsidR="00822DC1">
        <w:rPr>
          <w:rFonts w:hint="eastAsia"/>
        </w:rPr>
        <w:t>AF</w:t>
      </w:r>
      <w:r w:rsidR="00822DC1">
        <w:rPr>
          <w:rFonts w:hint="eastAsia"/>
        </w:rPr>
        <w:t>只有</w:t>
      </w:r>
      <w:r w:rsidR="00822DC1">
        <w:rPr>
          <w:rFonts w:hint="eastAsia"/>
        </w:rPr>
        <w:t>8</w:t>
      </w:r>
      <w:r w:rsidR="00822DC1">
        <w:t>6.6%</w:t>
      </w:r>
      <w:r w:rsidR="00822DC1" w:rsidRPr="00F62DCD">
        <w:rPr>
          <w:rFonts w:hint="eastAsia"/>
        </w:rPr>
        <w:t xml:space="preserve"> </w:t>
      </w:r>
      <w:r w:rsidR="002A3DB9">
        <w:rPr>
          <w:rFonts w:hint="eastAsia"/>
        </w:rPr>
        <w:t>（</w:t>
      </w:r>
      <w:del w:id="204" w:author="Yong-Xin Liu" w:date="2020-08-03T14:27:00Z">
        <w:r w:rsidR="002A3DB9" w:rsidDel="006B6294">
          <w:rPr>
            <w:rFonts w:hint="eastAsia"/>
          </w:rPr>
          <w:delText>Extended</w:delText>
        </w:r>
        <w:r w:rsidR="002A3DB9" w:rsidDel="006B6294">
          <w:delText xml:space="preserve"> Data Fig.</w:delText>
        </w:r>
        <w:r w:rsidR="007C457E" w:rsidDel="006B6294">
          <w:delText xml:space="preserve"> </w:delText>
        </w:r>
      </w:del>
      <w:ins w:id="205" w:author="Yong-Xin Liu" w:date="2020-08-03T14:27:00Z">
        <w:r w:rsidR="006B6294">
          <w:rPr>
            <w:rFonts w:hint="eastAsia"/>
          </w:rPr>
          <w:t>附图</w:t>
        </w:r>
      </w:ins>
      <w:r w:rsidR="002A3DB9">
        <w:t>3c</w:t>
      </w:r>
      <w:r w:rsidR="002A3DB9">
        <w:rPr>
          <w:rFonts w:hint="eastAsia"/>
        </w:rPr>
        <w:t>）</w:t>
      </w:r>
      <w:r w:rsidR="00822DC1">
        <w:rPr>
          <w:rFonts w:hint="eastAsia"/>
        </w:rPr>
        <w:t>。</w:t>
      </w:r>
      <w:r w:rsidR="00205BB1">
        <w:rPr>
          <w:rFonts w:hint="eastAsia"/>
        </w:rPr>
        <w:t>对应的物种饱和曲线表明，</w:t>
      </w:r>
      <w:r w:rsidR="00205BB1" w:rsidRPr="006B6294">
        <w:rPr>
          <w:rFonts w:hint="eastAsia"/>
          <w:b/>
          <w:bCs/>
          <w:rPrChange w:id="206" w:author="Yong-Xin Liu" w:date="2020-08-03T14:27:00Z">
            <w:rPr>
              <w:rFonts w:hint="eastAsia"/>
            </w:rPr>
          </w:rPrChange>
        </w:rPr>
        <w:t>不可培养微生物</w:t>
      </w:r>
      <w:proofErr w:type="gramStart"/>
      <w:r w:rsidR="00205BB1" w:rsidRPr="006B6294">
        <w:rPr>
          <w:rFonts w:hint="eastAsia"/>
          <w:b/>
          <w:bCs/>
          <w:rPrChange w:id="207" w:author="Yong-Xin Liu" w:date="2020-08-03T14:27:00Z">
            <w:rPr>
              <w:rFonts w:hint="eastAsia"/>
            </w:rPr>
          </w:rPrChange>
        </w:rPr>
        <w:t>种在此</w:t>
      </w:r>
      <w:proofErr w:type="gramEnd"/>
      <w:r w:rsidR="00205BB1" w:rsidRPr="006B6294">
        <w:rPr>
          <w:rFonts w:hint="eastAsia"/>
          <w:b/>
          <w:bCs/>
          <w:rPrChange w:id="208" w:author="Yong-Xin Liu" w:date="2020-08-03T14:27:00Z">
            <w:rPr>
              <w:rFonts w:hint="eastAsia"/>
            </w:rPr>
          </w:rPrChange>
        </w:rPr>
        <w:t>研究中并未达到饱和，但是这个不饱和很有可能是稀有种所引起的，因为当单基因组单独代表的物种去掉时，物种曲线接近饱和</w:t>
      </w:r>
      <w:r w:rsidR="00205BB1">
        <w:rPr>
          <w:rFonts w:hint="eastAsia"/>
        </w:rPr>
        <w:t>。</w:t>
      </w:r>
      <w:r w:rsidR="00A9191B">
        <w:rPr>
          <w:rFonts w:hint="eastAsia"/>
        </w:rPr>
        <w:t>不同于</w:t>
      </w:r>
      <w:r w:rsidR="00A9191B" w:rsidRPr="006B6294">
        <w:rPr>
          <w:b/>
          <w:bCs/>
          <w:rPrChange w:id="209" w:author="Yong-Xin Liu" w:date="2020-08-03T14:28:00Z">
            <w:rPr/>
          </w:rPrChange>
        </w:rPr>
        <w:t>MAGs</w:t>
      </w:r>
      <w:r w:rsidR="00A9191B" w:rsidRPr="006B6294">
        <w:rPr>
          <w:rFonts w:hint="eastAsia"/>
          <w:b/>
          <w:bCs/>
          <w:rPrChange w:id="210" w:author="Yong-Xin Liu" w:date="2020-08-03T14:28:00Z">
            <w:rPr>
              <w:rFonts w:hint="eastAsia"/>
            </w:rPr>
          </w:rPrChange>
        </w:rPr>
        <w:t>在不同研究中的高度一致性</w:t>
      </w:r>
      <w:ins w:id="211" w:author="Yong-Xin Liu" w:date="2020-08-03T14:28:00Z">
        <w:r w:rsidR="006B6294">
          <w:rPr>
            <w:rFonts w:hint="eastAsia"/>
          </w:rPr>
          <w:t>(</w:t>
        </w:r>
        <w:r w:rsidR="006B6294">
          <w:rPr>
            <w:rFonts w:hint="eastAsia"/>
          </w:rPr>
          <w:t>详者注：</w:t>
        </w:r>
        <w:r w:rsidR="006B6294">
          <w:rPr>
            <w:rFonts w:hint="eastAsia"/>
          </w:rPr>
          <w:t>MAG</w:t>
        </w:r>
        <w:r w:rsidR="006B6294">
          <w:rPr>
            <w:rFonts w:hint="eastAsia"/>
          </w:rPr>
          <w:t>更倾向于恢复高丰度的微生物</w:t>
        </w:r>
        <w:r w:rsidR="006B6294">
          <w:t>)</w:t>
        </w:r>
      </w:ins>
      <w:r w:rsidR="00A9191B">
        <w:rPr>
          <w:rFonts w:hint="eastAsia"/>
        </w:rPr>
        <w:t>，对应在</w:t>
      </w:r>
      <w:r w:rsidR="00A9191B">
        <w:rPr>
          <w:rFonts w:hint="eastAsia"/>
        </w:rPr>
        <w:t>HBC</w:t>
      </w:r>
      <w:r w:rsidR="00A9191B">
        <w:rPr>
          <w:rFonts w:hint="eastAsia"/>
        </w:rPr>
        <w:t>，</w:t>
      </w:r>
      <w:r w:rsidR="00A9191B">
        <w:rPr>
          <w:rFonts w:hint="eastAsia"/>
        </w:rPr>
        <w:t>CGR</w:t>
      </w:r>
      <w:r w:rsidR="00A9191B">
        <w:rPr>
          <w:rFonts w:hint="eastAsia"/>
        </w:rPr>
        <w:t>和</w:t>
      </w:r>
      <w:r w:rsidR="00A9191B">
        <w:rPr>
          <w:rFonts w:hint="eastAsia"/>
        </w:rPr>
        <w:t>NCBI</w:t>
      </w:r>
      <w:r w:rsidR="00A9191B">
        <w:rPr>
          <w:rFonts w:hint="eastAsia"/>
        </w:rPr>
        <w:t>中的</w:t>
      </w:r>
      <w:r w:rsidR="00A9191B" w:rsidRPr="006B6294">
        <w:rPr>
          <w:rFonts w:hint="eastAsia"/>
          <w:b/>
          <w:bCs/>
          <w:rPrChange w:id="212" w:author="Yong-Xin Liu" w:date="2020-08-03T14:28:00Z">
            <w:rPr>
              <w:rFonts w:hint="eastAsia"/>
            </w:rPr>
          </w:rPrChange>
        </w:rPr>
        <w:t>可培养微生物基因组的重叠性很小</w:t>
      </w:r>
      <w:r w:rsidR="00A9191B">
        <w:rPr>
          <w:rFonts w:hint="eastAsia"/>
        </w:rPr>
        <w:t>，大部分（</w:t>
      </w:r>
      <w:r w:rsidR="00A9191B">
        <w:rPr>
          <w:rFonts w:hint="eastAsia"/>
        </w:rPr>
        <w:t>7</w:t>
      </w:r>
      <w:r w:rsidR="00A9191B">
        <w:t>0%</w:t>
      </w:r>
      <w:r w:rsidR="00A9191B">
        <w:rPr>
          <w:rFonts w:hint="eastAsia"/>
        </w:rPr>
        <w:t>）是研究或数据库特有的。</w:t>
      </w:r>
      <w:r w:rsidR="00026F23">
        <w:rPr>
          <w:rFonts w:hint="eastAsia"/>
        </w:rPr>
        <w:t>大约</w:t>
      </w:r>
      <w:r w:rsidR="00026F23" w:rsidRPr="006B6294">
        <w:rPr>
          <w:b/>
          <w:bCs/>
          <w:rPrChange w:id="213" w:author="Yong-Xin Liu" w:date="2020-08-03T14:29:00Z">
            <w:rPr/>
          </w:rPrChange>
        </w:rPr>
        <w:t>81%</w:t>
      </w:r>
      <w:r w:rsidR="00026F23" w:rsidRPr="006B6294">
        <w:rPr>
          <w:rFonts w:hint="eastAsia"/>
          <w:b/>
          <w:bCs/>
          <w:rPrChange w:id="214" w:author="Yong-Xin Liu" w:date="2020-08-03T14:29:00Z">
            <w:rPr>
              <w:rFonts w:hint="eastAsia"/>
            </w:rPr>
          </w:rPrChange>
        </w:rPr>
        <w:t>（</w:t>
      </w:r>
      <w:r w:rsidR="00026F23" w:rsidRPr="006B6294">
        <w:rPr>
          <w:b/>
          <w:bCs/>
          <w:rPrChange w:id="215" w:author="Yong-Xin Liu" w:date="2020-08-03T14:29:00Z">
            <w:rPr/>
          </w:rPrChange>
        </w:rPr>
        <w:t>3705</w:t>
      </w:r>
      <w:r w:rsidR="00026F23" w:rsidRPr="006B6294">
        <w:rPr>
          <w:rFonts w:hint="eastAsia"/>
          <w:b/>
          <w:bCs/>
          <w:rPrChange w:id="216" w:author="Yong-Xin Liu" w:date="2020-08-03T14:29:00Z">
            <w:rPr>
              <w:rFonts w:hint="eastAsia"/>
            </w:rPr>
          </w:rPrChange>
        </w:rPr>
        <w:t>）</w:t>
      </w:r>
      <w:r w:rsidR="00026F23" w:rsidRPr="006B6294">
        <w:rPr>
          <w:b/>
          <w:bCs/>
          <w:rPrChange w:id="217" w:author="Yong-Xin Liu" w:date="2020-08-03T14:29:00Z">
            <w:rPr/>
          </w:rPrChange>
        </w:rPr>
        <w:t>UHGG</w:t>
      </w:r>
      <w:r w:rsidR="00026F23" w:rsidRPr="006B6294">
        <w:rPr>
          <w:rFonts w:hint="eastAsia"/>
          <w:b/>
          <w:bCs/>
          <w:rPrChange w:id="218" w:author="Yong-Xin Liu" w:date="2020-08-03T14:29:00Z">
            <w:rPr>
              <w:rFonts w:hint="eastAsia"/>
            </w:rPr>
          </w:rPrChange>
        </w:rPr>
        <w:t>肠道微生物中在现有的</w:t>
      </w:r>
      <w:r w:rsidR="00CA44CB" w:rsidRPr="006B6294">
        <w:rPr>
          <w:rFonts w:hint="eastAsia"/>
          <w:b/>
          <w:bCs/>
          <w:rPrChange w:id="219" w:author="Yong-Xin Liu" w:date="2020-08-03T14:29:00Z">
            <w:rPr>
              <w:rFonts w:hint="eastAsia"/>
            </w:rPr>
          </w:rPrChange>
        </w:rPr>
        <w:t>肠道微生物</w:t>
      </w:r>
      <w:r w:rsidR="00026F23" w:rsidRPr="006B6294">
        <w:rPr>
          <w:rFonts w:hint="eastAsia"/>
          <w:b/>
          <w:bCs/>
          <w:rPrChange w:id="220" w:author="Yong-Xin Liu" w:date="2020-08-03T14:29:00Z">
            <w:rPr>
              <w:rFonts w:hint="eastAsia"/>
            </w:rPr>
          </w:rPrChange>
        </w:rPr>
        <w:t>可培养数据库中找不到对应的代表性物种</w:t>
      </w:r>
      <w:r w:rsidR="00026F23">
        <w:rPr>
          <w:rFonts w:hint="eastAsia"/>
        </w:rPr>
        <w:t>。</w:t>
      </w:r>
      <w:r w:rsidR="00CA44CB">
        <w:rPr>
          <w:rFonts w:hint="eastAsia"/>
        </w:rPr>
        <w:t>当作者将比对数据库扩展到</w:t>
      </w:r>
      <w:r w:rsidR="00CA44CB">
        <w:rPr>
          <w:rFonts w:hint="eastAsia"/>
        </w:rPr>
        <w:t xml:space="preserve">NCBI </w:t>
      </w:r>
      <w:proofErr w:type="spellStart"/>
      <w:r w:rsidR="00CA44CB">
        <w:rPr>
          <w:rFonts w:hint="eastAsia"/>
        </w:rPr>
        <w:t>Ref</w:t>
      </w:r>
      <w:r w:rsidR="00CA44CB">
        <w:t>Seq</w:t>
      </w:r>
      <w:proofErr w:type="spellEnd"/>
      <w:r w:rsidR="00CA44CB">
        <w:rPr>
          <w:rFonts w:hint="eastAsia"/>
        </w:rPr>
        <w:t>所有的可培养菌时，另外的</w:t>
      </w:r>
      <w:r w:rsidR="00CA44CB">
        <w:rPr>
          <w:rFonts w:hint="eastAsia"/>
        </w:rPr>
        <w:t>4</w:t>
      </w:r>
      <w:r w:rsidR="00CA44CB">
        <w:t>38</w:t>
      </w:r>
      <w:r w:rsidR="00CA44CB">
        <w:rPr>
          <w:rFonts w:hint="eastAsia"/>
        </w:rPr>
        <w:t>个物种找到了对应的物种</w:t>
      </w:r>
      <w:r w:rsidR="0023449D">
        <w:rPr>
          <w:rFonts w:hint="eastAsia"/>
        </w:rPr>
        <w:t>信息</w:t>
      </w:r>
      <w:r w:rsidR="00CA44CB">
        <w:rPr>
          <w:rFonts w:hint="eastAsia"/>
        </w:rPr>
        <w:t>，即使这样依旧有</w:t>
      </w:r>
      <w:r w:rsidR="00CA44CB">
        <w:rPr>
          <w:rFonts w:hint="eastAsia"/>
        </w:rPr>
        <w:t>3</w:t>
      </w:r>
      <w:r w:rsidR="00CA44CB">
        <w:t>312</w:t>
      </w:r>
      <w:r w:rsidR="00CA44CB">
        <w:rPr>
          <w:rFonts w:hint="eastAsia"/>
        </w:rPr>
        <w:t>（</w:t>
      </w:r>
      <w:r w:rsidR="00CA44CB">
        <w:rPr>
          <w:rFonts w:hint="eastAsia"/>
        </w:rPr>
        <w:t>7</w:t>
      </w:r>
      <w:r w:rsidR="00CA44CB">
        <w:t>1%</w:t>
      </w:r>
      <w:r w:rsidR="00CA44CB">
        <w:rPr>
          <w:rFonts w:hint="eastAsia"/>
        </w:rPr>
        <w:t>）的</w:t>
      </w:r>
      <w:r w:rsidR="00CA44CB">
        <w:rPr>
          <w:rFonts w:hint="eastAsia"/>
        </w:rPr>
        <w:t>UHGG</w:t>
      </w:r>
      <w:r w:rsidR="00CA44CB">
        <w:rPr>
          <w:rFonts w:hint="eastAsia"/>
        </w:rPr>
        <w:t>物种在现阶段缺乏可培养种代表。</w:t>
      </w:r>
      <w:r w:rsidR="0023449D">
        <w:rPr>
          <w:rFonts w:hint="eastAsia"/>
        </w:rPr>
        <w:t>其中大约有</w:t>
      </w:r>
      <w:r w:rsidR="0023449D">
        <w:rPr>
          <w:rFonts w:hint="eastAsia"/>
        </w:rPr>
        <w:t>6</w:t>
      </w:r>
      <w:r w:rsidR="0023449D">
        <w:t>6%</w:t>
      </w:r>
      <w:r w:rsidR="0023449D">
        <w:rPr>
          <w:rFonts w:hint="eastAsia"/>
        </w:rPr>
        <w:t>和</w:t>
      </w:r>
      <w:r w:rsidR="0023449D">
        <w:rPr>
          <w:rFonts w:hint="eastAsia"/>
        </w:rPr>
        <w:t>3</w:t>
      </w:r>
      <w:r w:rsidR="0023449D">
        <w:t>1%</w:t>
      </w:r>
      <w:r w:rsidR="0023449D">
        <w:rPr>
          <w:rFonts w:hint="eastAsia"/>
        </w:rPr>
        <w:t>的细菌和真菌没有对应的可培养微生物代表。几个最大的代表性分支为</w:t>
      </w:r>
      <w:r w:rsidR="0023449D">
        <w:rPr>
          <w:rFonts w:hint="eastAsia"/>
        </w:rPr>
        <w:t>4C28</w:t>
      </w:r>
      <w:r w:rsidR="0023449D">
        <w:t>d-15</w:t>
      </w:r>
      <w:r w:rsidR="0023449D">
        <w:rPr>
          <w:rFonts w:hint="eastAsia"/>
        </w:rPr>
        <w:t>目（包含</w:t>
      </w:r>
      <w:r w:rsidR="0023449D">
        <w:rPr>
          <w:rFonts w:hint="eastAsia"/>
        </w:rPr>
        <w:t>1</w:t>
      </w:r>
      <w:r w:rsidR="0023449D">
        <w:t>67</w:t>
      </w:r>
      <w:r w:rsidR="0023449D">
        <w:rPr>
          <w:rFonts w:hint="eastAsia"/>
        </w:rPr>
        <w:t>个物种），</w:t>
      </w:r>
      <w:r w:rsidR="0023449D">
        <w:rPr>
          <w:rFonts w:hint="eastAsia"/>
        </w:rPr>
        <w:t>RF</w:t>
      </w:r>
      <w:r w:rsidR="0023449D">
        <w:t>39</w:t>
      </w:r>
      <w:r w:rsidR="0023449D">
        <w:rPr>
          <w:rFonts w:hint="eastAsia"/>
        </w:rPr>
        <w:t>目（包含</w:t>
      </w:r>
      <w:r w:rsidR="0023449D">
        <w:rPr>
          <w:rFonts w:hint="eastAsia"/>
        </w:rPr>
        <w:t>1</w:t>
      </w:r>
      <w:r w:rsidR="0023449D">
        <w:t>39</w:t>
      </w:r>
      <w:r w:rsidR="0023449D">
        <w:rPr>
          <w:rFonts w:hint="eastAsia"/>
        </w:rPr>
        <w:t>个物种）和</w:t>
      </w:r>
      <w:r w:rsidR="0023449D">
        <w:rPr>
          <w:rFonts w:hint="eastAsia"/>
        </w:rPr>
        <w:t>CAG</w:t>
      </w:r>
      <w:r w:rsidR="0023449D">
        <w:t>-272</w:t>
      </w:r>
      <w:r w:rsidR="0023449D">
        <w:rPr>
          <w:rFonts w:hint="eastAsia"/>
        </w:rPr>
        <w:t>目（包含</w:t>
      </w:r>
      <w:r w:rsidR="0023449D">
        <w:rPr>
          <w:rFonts w:hint="eastAsia"/>
        </w:rPr>
        <w:t>6</w:t>
      </w:r>
      <w:r w:rsidR="0023449D">
        <w:t>7</w:t>
      </w:r>
      <w:r w:rsidR="0023449D">
        <w:rPr>
          <w:rFonts w:hint="eastAsia"/>
        </w:rPr>
        <w:t>个物种）。</w:t>
      </w:r>
    </w:p>
    <w:p w14:paraId="318FA993" w14:textId="77777777" w:rsidR="0023449D" w:rsidRDefault="0023449D" w:rsidP="00F62DCD"/>
    <w:p w14:paraId="6F694318" w14:textId="50E6608B" w:rsidR="00F10DA0" w:rsidRDefault="00B25B6B" w:rsidP="00F62DCD">
      <w:pPr>
        <w:rPr>
          <w:ins w:id="221" w:author="Yong-Xin Liu" w:date="2020-08-03T14:38:00Z"/>
        </w:rPr>
      </w:pPr>
      <w:r>
        <w:rPr>
          <w:rFonts w:hint="eastAsia"/>
        </w:rPr>
        <w:t>另外，通过比较对应物种所包含的基因组数目发现，</w:t>
      </w:r>
      <w:r w:rsidRPr="006B6294">
        <w:rPr>
          <w:rFonts w:hint="eastAsia"/>
          <w:b/>
          <w:bCs/>
          <w:rPrChange w:id="222" w:author="Yong-Xin Liu" w:date="2020-08-03T14:30:00Z">
            <w:rPr>
              <w:rFonts w:hint="eastAsia"/>
            </w:rPr>
          </w:rPrChange>
        </w:rPr>
        <w:t>包含最多细菌基因组的前</w:t>
      </w:r>
      <w:r w:rsidRPr="006B6294">
        <w:rPr>
          <w:b/>
          <w:bCs/>
          <w:rPrChange w:id="223" w:author="Yong-Xin Liu" w:date="2020-08-03T14:30:00Z">
            <w:rPr/>
          </w:rPrChange>
        </w:rPr>
        <w:t>25</w:t>
      </w:r>
      <w:r w:rsidRPr="006B6294">
        <w:rPr>
          <w:rFonts w:hint="eastAsia"/>
          <w:b/>
          <w:bCs/>
          <w:rPrChange w:id="224" w:author="Yong-Xin Liu" w:date="2020-08-03T14:30:00Z">
            <w:rPr>
              <w:rFonts w:hint="eastAsia"/>
            </w:rPr>
          </w:rPrChange>
        </w:rPr>
        <w:t>个物种中仅有两个物种是没有可培养菌株的，</w:t>
      </w:r>
      <w:r w:rsidR="003C0C62" w:rsidRPr="006B6294">
        <w:rPr>
          <w:rFonts w:hint="eastAsia"/>
          <w:b/>
          <w:bCs/>
          <w:rPrChange w:id="225" w:author="Yong-Xin Liu" w:date="2020-08-03T14:30:00Z">
            <w:rPr>
              <w:rFonts w:hint="eastAsia"/>
            </w:rPr>
          </w:rPrChange>
        </w:rPr>
        <w:t>排名前</w:t>
      </w:r>
      <w:r w:rsidR="00642024" w:rsidRPr="006B6294">
        <w:rPr>
          <w:rFonts w:hint="eastAsia"/>
          <w:b/>
          <w:bCs/>
          <w:rPrChange w:id="226" w:author="Yong-Xin Liu" w:date="2020-08-03T14:30:00Z">
            <w:rPr>
              <w:rFonts w:hint="eastAsia"/>
            </w:rPr>
          </w:rPrChange>
        </w:rPr>
        <w:t>三</w:t>
      </w:r>
      <w:r w:rsidR="003C0C62" w:rsidRPr="006B6294">
        <w:rPr>
          <w:rFonts w:hint="eastAsia"/>
          <w:b/>
          <w:bCs/>
          <w:rPrChange w:id="227" w:author="Yong-Xin Liu" w:date="2020-08-03T14:30:00Z">
            <w:rPr>
              <w:rFonts w:hint="eastAsia"/>
            </w:rPr>
          </w:rPrChange>
        </w:rPr>
        <w:t>的</w:t>
      </w:r>
      <w:r w:rsidR="00642024" w:rsidRPr="006B6294">
        <w:rPr>
          <w:rFonts w:hint="eastAsia"/>
          <w:b/>
          <w:bCs/>
          <w:rPrChange w:id="228" w:author="Yong-Xin Liu" w:date="2020-08-03T14:30:00Z">
            <w:rPr>
              <w:rFonts w:hint="eastAsia"/>
            </w:rPr>
          </w:rPrChange>
        </w:rPr>
        <w:t>细菌</w:t>
      </w:r>
      <w:r w:rsidR="003C0C62" w:rsidRPr="006B6294">
        <w:rPr>
          <w:rFonts w:hint="eastAsia"/>
          <w:b/>
          <w:bCs/>
          <w:rPrChange w:id="229" w:author="Yong-Xin Liu" w:date="2020-08-03T14:30:00Z">
            <w:rPr>
              <w:rFonts w:hint="eastAsia"/>
            </w:rPr>
          </w:rPrChange>
        </w:rPr>
        <w:t>物种</w:t>
      </w:r>
      <w:r w:rsidR="00642024" w:rsidRPr="006B6294">
        <w:rPr>
          <w:rFonts w:hint="eastAsia"/>
          <w:b/>
          <w:bCs/>
          <w:rPrChange w:id="230" w:author="Yong-Xin Liu" w:date="2020-08-03T14:30:00Z">
            <w:rPr>
              <w:rFonts w:hint="eastAsia"/>
            </w:rPr>
          </w:rPrChange>
        </w:rPr>
        <w:t>是</w:t>
      </w:r>
      <w:proofErr w:type="spellStart"/>
      <w:r w:rsidR="003C0C62" w:rsidRPr="006B6294">
        <w:rPr>
          <w:b/>
          <w:bCs/>
          <w:rPrChange w:id="231" w:author="Yong-Xin Liu" w:date="2020-08-03T14:30:00Z">
            <w:rPr/>
          </w:rPrChange>
        </w:rPr>
        <w:t>Agathobacter</w:t>
      </w:r>
      <w:proofErr w:type="spellEnd"/>
      <w:r w:rsidR="003C0C62" w:rsidRPr="006B6294">
        <w:rPr>
          <w:b/>
          <w:bCs/>
          <w:rPrChange w:id="232" w:author="Yong-Xin Liu" w:date="2020-08-03T14:30:00Z">
            <w:rPr/>
          </w:rPrChange>
        </w:rPr>
        <w:t xml:space="preserve"> </w:t>
      </w:r>
      <w:proofErr w:type="spellStart"/>
      <w:r w:rsidR="003C0C62" w:rsidRPr="006B6294">
        <w:rPr>
          <w:b/>
          <w:bCs/>
          <w:rPrChange w:id="233" w:author="Yong-Xin Liu" w:date="2020-08-03T14:30:00Z">
            <w:rPr/>
          </w:rPrChange>
        </w:rPr>
        <w:t>rectalis</w:t>
      </w:r>
      <w:proofErr w:type="spellEnd"/>
      <w:r w:rsidR="003C0C62" w:rsidRPr="006B6294">
        <w:rPr>
          <w:b/>
          <w:bCs/>
          <w:rPrChange w:id="234" w:author="Yong-Xin Liu" w:date="2020-08-03T14:30:00Z">
            <w:rPr/>
          </w:rPrChange>
        </w:rPr>
        <w:t>, Escherichia coli D</w:t>
      </w:r>
      <w:r w:rsidR="003C0C62" w:rsidRPr="006B6294">
        <w:rPr>
          <w:rFonts w:hint="eastAsia"/>
          <w:b/>
          <w:bCs/>
          <w:rPrChange w:id="235" w:author="Yong-Xin Liu" w:date="2020-08-03T14:30:00Z">
            <w:rPr>
              <w:rFonts w:hint="eastAsia"/>
            </w:rPr>
          </w:rPrChange>
        </w:rPr>
        <w:t>和</w:t>
      </w:r>
      <w:r w:rsidR="003C0C62" w:rsidRPr="006B6294">
        <w:rPr>
          <w:b/>
          <w:bCs/>
          <w:rPrChange w:id="236" w:author="Yong-Xin Liu" w:date="2020-08-03T14:30:00Z">
            <w:rPr/>
          </w:rPrChange>
        </w:rPr>
        <w:t xml:space="preserve">Bacteroides </w:t>
      </w:r>
      <w:proofErr w:type="spellStart"/>
      <w:r w:rsidR="003C0C62" w:rsidRPr="006B6294">
        <w:rPr>
          <w:b/>
          <w:bCs/>
          <w:rPrChange w:id="237" w:author="Yong-Xin Liu" w:date="2020-08-03T14:30:00Z">
            <w:rPr/>
          </w:rPrChange>
        </w:rPr>
        <w:t>uniformis</w:t>
      </w:r>
      <w:proofErr w:type="spellEnd"/>
      <w:r w:rsidR="00642024">
        <w:rPr>
          <w:rFonts w:hint="eastAsia"/>
        </w:rPr>
        <w:t>，而对应</w:t>
      </w:r>
      <w:proofErr w:type="gramStart"/>
      <w:r w:rsidR="00642024">
        <w:rPr>
          <w:rFonts w:hint="eastAsia"/>
        </w:rPr>
        <w:t>的古菌为</w:t>
      </w:r>
      <w:proofErr w:type="spellStart"/>
      <w:proofErr w:type="gramEnd"/>
      <w:r w:rsidR="00642024">
        <w:rPr>
          <w:rFonts w:hint="eastAsia"/>
        </w:rPr>
        <w:t>Methano</w:t>
      </w:r>
      <w:r w:rsidR="00642024">
        <w:t>brevibacter</w:t>
      </w:r>
      <w:proofErr w:type="spellEnd"/>
      <w:r w:rsidR="00642024">
        <w:t xml:space="preserve"> A </w:t>
      </w:r>
      <w:proofErr w:type="spellStart"/>
      <w:r w:rsidR="00642024">
        <w:t>smithii</w:t>
      </w:r>
      <w:proofErr w:type="spellEnd"/>
      <w:r w:rsidR="00642024">
        <w:rPr>
          <w:rFonts w:hint="eastAsia"/>
        </w:rPr>
        <w:t>。</w:t>
      </w:r>
      <w:r w:rsidR="00791097">
        <w:rPr>
          <w:rFonts w:hint="eastAsia"/>
        </w:rPr>
        <w:t>本文中也计算了这些</w:t>
      </w:r>
      <w:r w:rsidR="00791097">
        <w:rPr>
          <w:rFonts w:hint="eastAsia"/>
        </w:rPr>
        <w:t>UHGG</w:t>
      </w:r>
      <w:r w:rsidR="00791097">
        <w:rPr>
          <w:rFonts w:hint="eastAsia"/>
        </w:rPr>
        <w:t>微生物</w:t>
      </w:r>
      <w:r w:rsidR="00CD6F21">
        <w:rPr>
          <w:rFonts w:hint="eastAsia"/>
        </w:rPr>
        <w:t>种</w:t>
      </w:r>
      <w:r w:rsidR="00791097">
        <w:rPr>
          <w:rFonts w:hint="eastAsia"/>
        </w:rPr>
        <w:t>的地理分布</w:t>
      </w:r>
      <w:r w:rsidR="00ED51AE">
        <w:rPr>
          <w:rFonts w:hint="eastAsia"/>
        </w:rPr>
        <w:t>Shannon</w:t>
      </w:r>
      <w:r w:rsidR="00791097">
        <w:rPr>
          <w:rFonts w:hint="eastAsia"/>
        </w:rPr>
        <w:t>多样性</w:t>
      </w:r>
      <w:r w:rsidR="00CD6F21">
        <w:rPr>
          <w:rFonts w:hint="eastAsia"/>
        </w:rPr>
        <w:t>，结果表明其中最大的物种不受到样品地理位置的限制，而是在不同地理位置分布的样品中呈现相似的高丰富度。</w:t>
      </w:r>
      <w:r w:rsidR="00F10DA0">
        <w:rPr>
          <w:rFonts w:hint="eastAsia"/>
        </w:rPr>
        <w:t>为了更好的评估本文</w:t>
      </w:r>
      <w:r w:rsidR="00F10DA0">
        <w:rPr>
          <w:rFonts w:hint="eastAsia"/>
        </w:rPr>
        <w:t>UHGG</w:t>
      </w:r>
      <w:r w:rsidR="00F10DA0">
        <w:rPr>
          <w:rFonts w:hint="eastAsia"/>
        </w:rPr>
        <w:t>在宏基因组物种注释中的独特优势，作者选取了</w:t>
      </w:r>
      <w:r w:rsidR="00F10DA0">
        <w:rPr>
          <w:rFonts w:hint="eastAsia"/>
        </w:rPr>
        <w:t>1</w:t>
      </w:r>
      <w:r w:rsidR="00F10DA0">
        <w:t>005</w:t>
      </w:r>
      <w:r w:rsidR="00F10DA0">
        <w:rPr>
          <w:rFonts w:hint="eastAsia"/>
        </w:rPr>
        <w:t>个宏基因组数据并将序列使用</w:t>
      </w:r>
      <w:r w:rsidR="00F10DA0" w:rsidRPr="006B6294">
        <w:rPr>
          <w:b/>
          <w:bCs/>
          <w:rPrChange w:id="238" w:author="Yong-Xin Liu" w:date="2020-08-03T14:31:00Z">
            <w:rPr/>
          </w:rPrChange>
        </w:rPr>
        <w:t>Kraken2</w:t>
      </w:r>
      <w:r w:rsidR="00F10DA0">
        <w:rPr>
          <w:rFonts w:hint="eastAsia"/>
        </w:rPr>
        <w:t>比对到</w:t>
      </w:r>
      <w:r w:rsidR="00F10DA0">
        <w:rPr>
          <w:rFonts w:hint="eastAsia"/>
        </w:rPr>
        <w:t>UHGG</w:t>
      </w:r>
      <w:r w:rsidR="00F10DA0">
        <w:rPr>
          <w:rFonts w:hint="eastAsia"/>
        </w:rPr>
        <w:t>以及</w:t>
      </w:r>
      <w:proofErr w:type="spellStart"/>
      <w:r w:rsidR="00F10DA0">
        <w:rPr>
          <w:rFonts w:hint="eastAsia"/>
        </w:rPr>
        <w:t>RefSeq</w:t>
      </w:r>
      <w:proofErr w:type="spellEnd"/>
      <w:r w:rsidR="00F10DA0">
        <w:rPr>
          <w:rFonts w:hint="eastAsia"/>
        </w:rPr>
        <w:t>数据库，结果表明前者足足</w:t>
      </w:r>
      <w:r w:rsidR="00F10DA0" w:rsidRPr="006B6294">
        <w:rPr>
          <w:rFonts w:hint="eastAsia"/>
          <w:b/>
          <w:bCs/>
          <w:rPrChange w:id="239" w:author="Yong-Xin Liu" w:date="2020-08-03T14:31:00Z">
            <w:rPr>
              <w:rFonts w:hint="eastAsia"/>
            </w:rPr>
          </w:rPrChange>
        </w:rPr>
        <w:t>提高了</w:t>
      </w:r>
      <w:r w:rsidR="00F10DA0" w:rsidRPr="006B6294">
        <w:rPr>
          <w:b/>
          <w:bCs/>
          <w:rPrChange w:id="240" w:author="Yong-Xin Liu" w:date="2020-08-03T14:31:00Z">
            <w:rPr/>
          </w:rPrChange>
        </w:rPr>
        <w:t>155%</w:t>
      </w:r>
      <w:r w:rsidR="00F10DA0" w:rsidRPr="006B6294">
        <w:rPr>
          <w:rFonts w:hint="eastAsia"/>
          <w:b/>
          <w:bCs/>
          <w:rPrChange w:id="241" w:author="Yong-Xin Liu" w:date="2020-08-03T14:31:00Z">
            <w:rPr>
              <w:rFonts w:hint="eastAsia"/>
            </w:rPr>
          </w:rPrChange>
        </w:rPr>
        <w:t>的比对比例</w:t>
      </w:r>
      <w:r w:rsidR="00F10DA0">
        <w:rPr>
          <w:rFonts w:hint="eastAsia"/>
        </w:rPr>
        <w:t>相比也后者而言，其可比对比例</w:t>
      </w:r>
      <w:r w:rsidR="00F10DA0" w:rsidRPr="006B6294">
        <w:rPr>
          <w:rFonts w:hint="eastAsia"/>
          <w:b/>
          <w:bCs/>
          <w:rPrChange w:id="242" w:author="Yong-Xin Liu" w:date="2020-08-03T14:31:00Z">
            <w:rPr>
              <w:rFonts w:hint="eastAsia"/>
            </w:rPr>
          </w:rPrChange>
        </w:rPr>
        <w:t>高达</w:t>
      </w:r>
      <w:r w:rsidR="00F10DA0" w:rsidRPr="006B6294">
        <w:rPr>
          <w:b/>
          <w:bCs/>
          <w:rPrChange w:id="243" w:author="Yong-Xin Liu" w:date="2020-08-03T14:31:00Z">
            <w:rPr/>
          </w:rPrChange>
        </w:rPr>
        <w:t>85.9%</w:t>
      </w:r>
      <w:r w:rsidR="00F10DA0">
        <w:rPr>
          <w:rFonts w:hint="eastAsia"/>
        </w:rPr>
        <w:t>（中位数）</w:t>
      </w:r>
      <w:r w:rsidR="004F65BB">
        <w:rPr>
          <w:rFonts w:hint="eastAsia"/>
        </w:rPr>
        <w:t>。并且</w:t>
      </w:r>
      <w:r w:rsidR="00D81FAA">
        <w:rPr>
          <w:rFonts w:hint="eastAsia"/>
        </w:rPr>
        <w:t>UHGG</w:t>
      </w:r>
      <w:r w:rsidR="00D81FAA">
        <w:rPr>
          <w:rFonts w:hint="eastAsia"/>
        </w:rPr>
        <w:t>作为参考基因组的比对优势</w:t>
      </w:r>
      <w:r w:rsidR="004F65BB" w:rsidRPr="006B6294">
        <w:rPr>
          <w:rFonts w:hint="eastAsia"/>
          <w:b/>
          <w:bCs/>
          <w:rPrChange w:id="244" w:author="Yong-Xin Liu" w:date="2020-08-03T14:32:00Z">
            <w:rPr>
              <w:rFonts w:hint="eastAsia"/>
            </w:rPr>
          </w:rPrChange>
        </w:rPr>
        <w:t>在非西方国家的宏基因组样品中更为明显</w:t>
      </w:r>
      <w:r w:rsidR="004F65BB">
        <w:rPr>
          <w:rFonts w:hint="eastAsia"/>
        </w:rPr>
        <w:t>。</w:t>
      </w:r>
    </w:p>
    <w:p w14:paraId="31128BCA" w14:textId="2F898F50" w:rsidR="006B6294" w:rsidRDefault="006B6294" w:rsidP="00F62DCD">
      <w:pPr>
        <w:rPr>
          <w:ins w:id="245" w:author="Yong-Xin Liu" w:date="2020-08-03T14:38:00Z"/>
        </w:rPr>
      </w:pPr>
    </w:p>
    <w:p w14:paraId="4B4BBC1D" w14:textId="75909152" w:rsidR="006B6294" w:rsidRDefault="006B6294" w:rsidP="00F62DCD">
      <w:pPr>
        <w:rPr>
          <w:ins w:id="246" w:author="Yong-Xin Liu" w:date="2020-08-03T14:38:00Z"/>
        </w:rPr>
      </w:pPr>
      <w:ins w:id="247" w:author="Yong-Xin Liu" w:date="2020-08-03T14:38:00Z">
        <w:r w:rsidRPr="006B6294">
          <w:rPr>
            <w:rFonts w:hint="eastAsia"/>
          </w:rPr>
          <w:t>图</w:t>
        </w:r>
        <w:r w:rsidRPr="006B6294">
          <w:rPr>
            <w:rFonts w:hint="eastAsia"/>
          </w:rPr>
          <w:t>2</w:t>
        </w:r>
        <w:r w:rsidRPr="006B6294">
          <w:rPr>
            <w:rFonts w:hint="eastAsia"/>
          </w:rPr>
          <w:t>：整个研究中物种的交集和频率。</w:t>
        </w:r>
      </w:ins>
    </w:p>
    <w:p w14:paraId="4C22825D" w14:textId="35331AFF" w:rsidR="006B6294" w:rsidRDefault="006B6294" w:rsidP="00F62DCD">
      <w:ins w:id="248" w:author="Yong-Xin Liu" w:date="2020-08-03T14:38:00Z">
        <w:r>
          <w:rPr>
            <w:b/>
            <w:bCs/>
          </w:rPr>
          <w:t>Fig. 2: Intersection and frequency of species across studies.</w:t>
        </w:r>
      </w:ins>
    </w:p>
    <w:p w14:paraId="343FCFA1" w14:textId="77777777" w:rsidR="001960F6" w:rsidRDefault="001960F6" w:rsidP="00F62DCD">
      <w:r>
        <w:rPr>
          <w:rFonts w:hint="eastAsia"/>
          <w:noProof/>
        </w:rPr>
        <w:lastRenderedPageBreak/>
        <w:drawing>
          <wp:inline distT="0" distB="0" distL="0" distR="0" wp14:anchorId="7F35F809" wp14:editId="54797DAF">
            <wp:extent cx="5943600" cy="6820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30 at 6.05.0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820535"/>
                    </a:xfrm>
                    <a:prstGeom prst="rect">
                      <a:avLst/>
                    </a:prstGeom>
                  </pic:spPr>
                </pic:pic>
              </a:graphicData>
            </a:graphic>
          </wp:inline>
        </w:drawing>
      </w:r>
    </w:p>
    <w:p w14:paraId="4275B6BE" w14:textId="3053B852" w:rsidR="00C96F98" w:rsidRDefault="007A324A">
      <w:pPr>
        <w:pStyle w:val="a7"/>
        <w:numPr>
          <w:ilvl w:val="0"/>
          <w:numId w:val="4"/>
        </w:numPr>
        <w:ind w:firstLineChars="0"/>
        <w:rPr>
          <w:ins w:id="249" w:author="Yong-Xin Liu" w:date="2020-08-03T14:58:00Z"/>
        </w:rPr>
        <w:pPrChange w:id="250" w:author="Yong-Xin Liu" w:date="2020-08-03T14:58:00Z">
          <w:pPr>
            <w:pStyle w:val="a7"/>
            <w:numPr>
              <w:numId w:val="3"/>
            </w:numPr>
            <w:ind w:left="360" w:firstLineChars="0" w:hanging="360"/>
          </w:pPr>
        </w:pPrChange>
      </w:pPr>
      <w:ins w:id="251" w:author="Yong-Xin Liu" w:date="2020-08-03T14:39:00Z">
        <w:r w:rsidRPr="007A324A">
          <w:rPr>
            <w:rFonts w:hint="eastAsia"/>
          </w:rPr>
          <w:t>在基因组研究集中发现的物种数量，按其重叠程度排序。竖线表示特定研究组之间共享的物种数，下图中用彩色点突出显示。下部面板中的水平条表示每个研究集中包含的物种总数。绿色的不同阴影表示仅由</w:t>
        </w:r>
        <w:r w:rsidRPr="007A324A">
          <w:rPr>
            <w:rFonts w:hint="eastAsia"/>
          </w:rPr>
          <w:t>MAG</w:t>
        </w:r>
        <w:r w:rsidRPr="007A324A">
          <w:rPr>
            <w:rFonts w:hint="eastAsia"/>
          </w:rPr>
          <w:t>代表的研究集，而蓝色的阴影仅表示包含分离基因组的研究。</w:t>
        </w:r>
        <w:r w:rsidRPr="007A324A">
          <w:rPr>
            <w:rFonts w:hint="eastAsia"/>
          </w:rPr>
          <w:t xml:space="preserve"> </w:t>
        </w:r>
      </w:ins>
    </w:p>
    <w:p w14:paraId="75FD77EC" w14:textId="6934EBF8" w:rsidR="00C96F98" w:rsidRDefault="007A324A" w:rsidP="00C96F98">
      <w:pPr>
        <w:pStyle w:val="a7"/>
        <w:numPr>
          <w:ilvl w:val="0"/>
          <w:numId w:val="4"/>
        </w:numPr>
        <w:ind w:firstLineChars="0"/>
        <w:rPr>
          <w:ins w:id="252" w:author="Yong-Xin Liu" w:date="2020-08-03T14:59:00Z"/>
        </w:rPr>
      </w:pPr>
      <w:ins w:id="253" w:author="Yong-Xin Liu" w:date="2020-08-03T14:39:00Z">
        <w:r w:rsidRPr="007A324A">
          <w:rPr>
            <w:rFonts w:hint="eastAsia"/>
          </w:rPr>
          <w:t>检测到的物种数量与所分析的非冗余基因组数量的</w:t>
        </w:r>
      </w:ins>
      <w:ins w:id="254" w:author="Yong-Xin Liu" w:date="2020-08-03T14:59:00Z">
        <w:r w:rsidR="00C96F98">
          <w:rPr>
            <w:rFonts w:hint="eastAsia"/>
          </w:rPr>
          <w:t>稀释</w:t>
        </w:r>
      </w:ins>
      <w:ins w:id="255" w:author="Yong-Xin Liu" w:date="2020-08-03T14:39:00Z">
        <w:r w:rsidRPr="007A324A">
          <w:rPr>
            <w:rFonts w:hint="eastAsia"/>
          </w:rPr>
          <w:t>曲线。描绘了所有</w:t>
        </w:r>
        <w:r w:rsidRPr="007A324A">
          <w:rPr>
            <w:rFonts w:hint="eastAsia"/>
          </w:rPr>
          <w:t>UHGG</w:t>
        </w:r>
        <w:r w:rsidRPr="007A324A">
          <w:rPr>
            <w:rFonts w:hint="eastAsia"/>
          </w:rPr>
          <w:t>物种以及排除单</w:t>
        </w:r>
      </w:ins>
      <w:ins w:id="256" w:author="Yong-Xin Liu" w:date="2020-08-03T15:05:00Z">
        <w:r w:rsidR="00C96F98">
          <w:rPr>
            <w:rFonts w:hint="eastAsia"/>
          </w:rPr>
          <w:t>体</w:t>
        </w:r>
      </w:ins>
      <w:ins w:id="257" w:author="Yong-Xin Liu" w:date="2020-08-03T14:39:00Z">
        <w:r w:rsidRPr="007A324A">
          <w:rPr>
            <w:rFonts w:hint="eastAsia"/>
          </w:rPr>
          <w:t>物种（仅</w:t>
        </w:r>
      </w:ins>
      <w:ins w:id="258" w:author="Yong-Xin Liu" w:date="2020-08-03T15:05:00Z">
        <w:r w:rsidR="00C96F98">
          <w:rPr>
            <w:rFonts w:hint="eastAsia"/>
          </w:rPr>
          <w:t>包</w:t>
        </w:r>
      </w:ins>
      <w:ins w:id="259" w:author="Yong-Xin Liu" w:date="2020-08-03T14:39:00Z">
        <w:r w:rsidRPr="007A324A">
          <w:rPr>
            <w:rFonts w:hint="eastAsia"/>
          </w:rPr>
          <w:t>一个基因组）之后的曲线。</w:t>
        </w:r>
      </w:ins>
    </w:p>
    <w:p w14:paraId="751A6120" w14:textId="77777777" w:rsidR="008317F4" w:rsidRDefault="007A324A" w:rsidP="00C96F98">
      <w:pPr>
        <w:pStyle w:val="a7"/>
        <w:numPr>
          <w:ilvl w:val="0"/>
          <w:numId w:val="4"/>
        </w:numPr>
        <w:ind w:firstLineChars="0"/>
        <w:rPr>
          <w:ins w:id="260" w:author="Yong-Xin Liu" w:date="2020-08-03T15:07:00Z"/>
        </w:rPr>
      </w:pPr>
      <w:ins w:id="261" w:author="Yong-Xin Liu" w:date="2020-08-03T14:39:00Z">
        <w:r w:rsidRPr="007A324A">
          <w:rPr>
            <w:rFonts w:hint="eastAsia"/>
          </w:rPr>
          <w:lastRenderedPageBreak/>
          <w:t>每个物种检测到的非冗余基因组数量（左），以及地理多样性的程度（以香农多样性指数计算；右）。仅描绘了</w:t>
        </w:r>
        <w:r w:rsidRPr="007A324A">
          <w:rPr>
            <w:rFonts w:hint="eastAsia"/>
          </w:rPr>
          <w:t>25</w:t>
        </w:r>
        <w:r w:rsidRPr="007A324A">
          <w:rPr>
            <w:rFonts w:hint="eastAsia"/>
          </w:rPr>
          <w:t>个最具代表性的物种簇。</w:t>
        </w:r>
      </w:ins>
    </w:p>
    <w:p w14:paraId="16785024" w14:textId="5AFCA052" w:rsidR="007A324A" w:rsidRDefault="007A324A" w:rsidP="008317F4">
      <w:pPr>
        <w:pStyle w:val="a7"/>
        <w:numPr>
          <w:ilvl w:val="0"/>
          <w:numId w:val="4"/>
        </w:numPr>
        <w:ind w:firstLineChars="0"/>
        <w:rPr>
          <w:ins w:id="262" w:author="Yong-Xin Liu" w:date="2020-08-03T15:11:00Z"/>
        </w:rPr>
      </w:pPr>
      <w:ins w:id="263" w:author="Yong-Xin Liu" w:date="2020-08-03T14:39:00Z">
        <w:r w:rsidRPr="007A324A">
          <w:rPr>
            <w:rFonts w:hint="eastAsia"/>
          </w:rPr>
          <w:t>左，</w:t>
        </w:r>
        <w:proofErr w:type="gramStart"/>
        <w:r w:rsidRPr="007A324A">
          <w:rPr>
            <w:rFonts w:hint="eastAsia"/>
          </w:rPr>
          <w:t>从针对</w:t>
        </w:r>
        <w:proofErr w:type="gramEnd"/>
        <w:r w:rsidRPr="007A324A">
          <w:rPr>
            <w:rFonts w:hint="eastAsia"/>
          </w:rPr>
          <w:t>UHGG</w:t>
        </w:r>
        <w:r w:rsidRPr="007A324A">
          <w:rPr>
            <w:rFonts w:hint="eastAsia"/>
          </w:rPr>
          <w:t>物种代表分类为</w:t>
        </w:r>
        <w:r w:rsidRPr="007A324A">
          <w:rPr>
            <w:rFonts w:hint="eastAsia"/>
          </w:rPr>
          <w:t>Kraken 2</w:t>
        </w:r>
        <w:r w:rsidRPr="007A324A">
          <w:rPr>
            <w:rFonts w:hint="eastAsia"/>
          </w:rPr>
          <w:t>的</w:t>
        </w:r>
        <w:r w:rsidRPr="007A324A">
          <w:rPr>
            <w:rFonts w:hint="eastAsia"/>
          </w:rPr>
          <w:t>1,005</w:t>
        </w:r>
        <w:r w:rsidRPr="007A324A">
          <w:rPr>
            <w:rFonts w:hint="eastAsia"/>
          </w:rPr>
          <w:t>个独立数据集中的宏基因组读</w:t>
        </w:r>
      </w:ins>
      <w:ins w:id="264" w:author="Yong-Xin Liu" w:date="2020-08-03T15:08:00Z">
        <w:r w:rsidR="008317F4">
          <w:rPr>
            <w:rFonts w:hint="eastAsia"/>
          </w:rPr>
          <w:t>长</w:t>
        </w:r>
      </w:ins>
      <w:ins w:id="265" w:author="Yong-Xin Liu" w:date="2020-08-03T14:39:00Z">
        <w:r w:rsidRPr="007A324A">
          <w:rPr>
            <w:rFonts w:hint="eastAsia"/>
          </w:rPr>
          <w:t>的比例。</w:t>
        </w:r>
      </w:ins>
      <w:ins w:id="266" w:author="Yong-Xin Liu" w:date="2020-08-03T15:09:00Z">
        <w:r w:rsidR="008317F4">
          <w:rPr>
            <w:rFonts w:hint="eastAsia"/>
          </w:rPr>
          <w:t>右</w:t>
        </w:r>
      </w:ins>
      <w:ins w:id="267" w:author="Yong-Xin Liu" w:date="2020-08-03T14:39:00Z">
        <w:r w:rsidRPr="007A324A">
          <w:rPr>
            <w:rFonts w:hint="eastAsia"/>
          </w:rPr>
          <w:t>，通过标准</w:t>
        </w:r>
        <w:r w:rsidRPr="007A324A">
          <w:rPr>
            <w:rFonts w:hint="eastAsia"/>
          </w:rPr>
          <w:t xml:space="preserve">Kraken 2 </w:t>
        </w:r>
        <w:proofErr w:type="spellStart"/>
        <w:r w:rsidRPr="007A324A">
          <w:rPr>
            <w:rFonts w:hint="eastAsia"/>
          </w:rPr>
          <w:t>RefSeq</w:t>
        </w:r>
        <w:proofErr w:type="spellEnd"/>
        <w:r w:rsidRPr="007A324A">
          <w:rPr>
            <w:rFonts w:hint="eastAsia"/>
          </w:rPr>
          <w:t>数据库提供的分类改进程度。以下对应于每个国家分析的数据集数量：喀麦隆，</w:t>
        </w:r>
        <w:r w:rsidRPr="007A324A">
          <w:rPr>
            <w:rFonts w:hint="eastAsia"/>
          </w:rPr>
          <w:t>n = 54</w:t>
        </w:r>
        <w:r w:rsidRPr="007A324A">
          <w:rPr>
            <w:rFonts w:hint="eastAsia"/>
          </w:rPr>
          <w:t>。埃塞俄比亚，</w:t>
        </w:r>
        <w:r w:rsidRPr="007A324A">
          <w:rPr>
            <w:rFonts w:hint="eastAsia"/>
          </w:rPr>
          <w:t>n = 25</w:t>
        </w:r>
        <w:r w:rsidRPr="007A324A">
          <w:rPr>
            <w:rFonts w:hint="eastAsia"/>
          </w:rPr>
          <w:t>。德国，</w:t>
        </w:r>
        <w:r w:rsidRPr="007A324A">
          <w:rPr>
            <w:rFonts w:hint="eastAsia"/>
          </w:rPr>
          <w:t>n = 56</w:t>
        </w:r>
        <w:r w:rsidRPr="007A324A">
          <w:rPr>
            <w:rFonts w:hint="eastAsia"/>
          </w:rPr>
          <w:t>。加纳，</w:t>
        </w:r>
        <w:r w:rsidRPr="007A324A">
          <w:rPr>
            <w:rFonts w:hint="eastAsia"/>
          </w:rPr>
          <w:t>n = 40</w:t>
        </w:r>
        <w:r w:rsidRPr="007A324A">
          <w:rPr>
            <w:rFonts w:hint="eastAsia"/>
          </w:rPr>
          <w:t>。印度，</w:t>
        </w:r>
        <w:r w:rsidRPr="007A324A">
          <w:rPr>
            <w:rFonts w:hint="eastAsia"/>
          </w:rPr>
          <w:t>n = 105</w:t>
        </w:r>
        <w:r w:rsidRPr="007A324A">
          <w:rPr>
            <w:rFonts w:hint="eastAsia"/>
          </w:rPr>
          <w:t>；意大利，</w:t>
        </w:r>
        <w:r w:rsidRPr="007A324A">
          <w:rPr>
            <w:rFonts w:hint="eastAsia"/>
          </w:rPr>
          <w:t>n = 50</w:t>
        </w:r>
        <w:r w:rsidRPr="007A324A">
          <w:rPr>
            <w:rFonts w:hint="eastAsia"/>
          </w:rPr>
          <w:t>。卢森堡，</w:t>
        </w:r>
        <w:r w:rsidRPr="007A324A">
          <w:rPr>
            <w:rFonts w:hint="eastAsia"/>
          </w:rPr>
          <w:t>n = 26</w:t>
        </w:r>
        <w:r w:rsidRPr="007A324A">
          <w:rPr>
            <w:rFonts w:hint="eastAsia"/>
          </w:rPr>
          <w:t>。俄罗斯，</w:t>
        </w:r>
        <w:r w:rsidRPr="007A324A">
          <w:rPr>
            <w:rFonts w:hint="eastAsia"/>
          </w:rPr>
          <w:t>n = 4</w:t>
        </w:r>
        <w:r w:rsidRPr="007A324A">
          <w:rPr>
            <w:rFonts w:hint="eastAsia"/>
          </w:rPr>
          <w:t>；坦桑尼亚，</w:t>
        </w:r>
        <w:r w:rsidRPr="007A324A">
          <w:rPr>
            <w:rFonts w:hint="eastAsia"/>
          </w:rPr>
          <w:t>n = 61</w:t>
        </w:r>
        <w:r w:rsidRPr="007A324A">
          <w:rPr>
            <w:rFonts w:hint="eastAsia"/>
          </w:rPr>
          <w:t>。英国，</w:t>
        </w:r>
        <w:r w:rsidRPr="007A324A">
          <w:rPr>
            <w:rFonts w:hint="eastAsia"/>
          </w:rPr>
          <w:t>n = 210</w:t>
        </w:r>
        <w:r w:rsidRPr="007A324A">
          <w:rPr>
            <w:rFonts w:hint="eastAsia"/>
          </w:rPr>
          <w:t>。美国，</w:t>
        </w:r>
        <w:r w:rsidRPr="007A324A">
          <w:rPr>
            <w:rFonts w:hint="eastAsia"/>
          </w:rPr>
          <w:t>n = 374</w:t>
        </w:r>
      </w:ins>
      <w:ins w:id="268" w:author="Yong-Xin Liu" w:date="2020-08-03T15:09:00Z">
        <w:r w:rsidR="008317F4">
          <w:rPr>
            <w:rFonts w:hint="eastAsia"/>
          </w:rPr>
          <w:t>。</w:t>
        </w:r>
      </w:ins>
      <w:proofErr w:type="gramStart"/>
      <w:ins w:id="269" w:author="Yong-Xin Liu" w:date="2020-08-03T14:39:00Z">
        <w:r w:rsidRPr="007A324A">
          <w:rPr>
            <w:rFonts w:hint="eastAsia"/>
          </w:rPr>
          <w:t>框长代表</w:t>
        </w:r>
        <w:proofErr w:type="gramEnd"/>
        <w:r w:rsidRPr="007A324A">
          <w:rPr>
            <w:rFonts w:hint="eastAsia"/>
          </w:rPr>
          <w:t>数据的</w:t>
        </w:r>
        <w:r w:rsidRPr="007A324A">
          <w:rPr>
            <w:rFonts w:hint="eastAsia"/>
          </w:rPr>
          <w:t>IQR</w:t>
        </w:r>
        <w:r w:rsidRPr="007A324A">
          <w:rPr>
            <w:rFonts w:hint="eastAsia"/>
          </w:rPr>
          <w:t>，并且</w:t>
        </w:r>
      </w:ins>
      <w:ins w:id="270" w:author="Yong-Xin Liu" w:date="2020-08-03T15:20:00Z">
        <w:r w:rsidR="00B46124">
          <w:rPr>
            <w:rFonts w:hint="eastAsia"/>
          </w:rPr>
          <w:t>限制</w:t>
        </w:r>
      </w:ins>
      <w:ins w:id="271" w:author="Yong-Xin Liu" w:date="2020-08-03T15:18:00Z">
        <w:r w:rsidR="00B46124">
          <w:rPr>
            <w:rFonts w:hint="eastAsia"/>
          </w:rPr>
          <w:t>线</w:t>
        </w:r>
      </w:ins>
      <w:ins w:id="272" w:author="Yong-Xin Liu" w:date="2020-08-03T14:39:00Z">
        <w:r w:rsidRPr="007A324A">
          <w:rPr>
            <w:rFonts w:hint="eastAsia"/>
          </w:rPr>
          <w:t>分别从第一个和第三个四分位数延伸到</w:t>
        </w:r>
        <w:r w:rsidRPr="007A324A">
          <w:rPr>
            <w:rFonts w:hint="eastAsia"/>
          </w:rPr>
          <w:t>IQR</w:t>
        </w:r>
        <w:r w:rsidRPr="007A324A">
          <w:rPr>
            <w:rFonts w:hint="eastAsia"/>
          </w:rPr>
          <w:t>的</w:t>
        </w:r>
        <w:r w:rsidRPr="007A324A">
          <w:rPr>
            <w:rFonts w:hint="eastAsia"/>
          </w:rPr>
          <w:t>1.5</w:t>
        </w:r>
        <w:r w:rsidRPr="007A324A">
          <w:rPr>
            <w:rFonts w:hint="eastAsia"/>
          </w:rPr>
          <w:t>倍之内的最低和最高值。</w:t>
        </w:r>
      </w:ins>
    </w:p>
    <w:p w14:paraId="0985AEE7" w14:textId="77777777" w:rsidR="008317F4" w:rsidRDefault="008317F4" w:rsidP="008317F4">
      <w:commentRangeStart w:id="273"/>
    </w:p>
    <w:p w14:paraId="04B0E24D" w14:textId="3F8917CC" w:rsidR="00EF0650" w:rsidRDefault="00EF0650" w:rsidP="00F62DCD">
      <w:pPr>
        <w:rPr>
          <w:b/>
          <w:sz w:val="28"/>
        </w:rPr>
      </w:pPr>
      <w:r w:rsidRPr="00EF0650">
        <w:rPr>
          <w:rFonts w:hint="eastAsia"/>
          <w:b/>
          <w:sz w:val="28"/>
        </w:rPr>
        <w:t>UHGP</w:t>
      </w:r>
      <w:r w:rsidRPr="00EF0650">
        <w:rPr>
          <w:rFonts w:hint="eastAsia"/>
          <w:b/>
          <w:sz w:val="28"/>
        </w:rPr>
        <w:t>蛋白</w:t>
      </w:r>
      <w:r w:rsidR="000B490B">
        <w:rPr>
          <w:rFonts w:hint="eastAsia"/>
          <w:b/>
          <w:sz w:val="28"/>
        </w:rPr>
        <w:t>集</w:t>
      </w:r>
      <w:r w:rsidRPr="00EF0650">
        <w:rPr>
          <w:rFonts w:hint="eastAsia"/>
          <w:b/>
          <w:sz w:val="28"/>
        </w:rPr>
        <w:t>的涵盖范围及其组成</w:t>
      </w:r>
      <w:r w:rsidR="006B2621">
        <w:rPr>
          <w:rFonts w:hint="eastAsia"/>
          <w:b/>
          <w:sz w:val="28"/>
        </w:rPr>
        <w:t>特性</w:t>
      </w:r>
      <w:commentRangeEnd w:id="273"/>
      <w:r w:rsidR="004F5C90">
        <w:rPr>
          <w:rStyle w:val="a8"/>
        </w:rPr>
        <w:commentReference w:id="273"/>
      </w:r>
      <w:del w:id="274" w:author="Yong-Xin Liu" w:date="2020-08-03T15:23:00Z">
        <w:r w:rsidR="00662D4A" w:rsidDel="00B46124">
          <w:rPr>
            <w:rFonts w:hint="eastAsia"/>
            <w:b/>
            <w:sz w:val="28"/>
          </w:rPr>
          <w:delText>（见下图）</w:delText>
        </w:r>
      </w:del>
    </w:p>
    <w:p w14:paraId="10E643D2" w14:textId="77777777" w:rsidR="00662D4A" w:rsidRPr="00EF0650" w:rsidRDefault="00662D4A" w:rsidP="00F62DCD">
      <w:pPr>
        <w:rPr>
          <w:b/>
          <w:sz w:val="28"/>
        </w:rPr>
      </w:pPr>
    </w:p>
    <w:p w14:paraId="6CC48A55" w14:textId="0DBCBF32" w:rsidR="00D81FAA" w:rsidRDefault="00417206" w:rsidP="00F62DCD">
      <w:pPr>
        <w:rPr>
          <w:ins w:id="275" w:author="Yong-Xin Liu" w:date="2020-08-03T16:33:00Z"/>
        </w:rPr>
      </w:pPr>
      <w:r>
        <w:rPr>
          <w:rFonts w:hint="eastAsia"/>
        </w:rPr>
        <w:t>首先</w:t>
      </w:r>
      <w:r>
        <w:rPr>
          <w:rFonts w:hint="eastAsia"/>
        </w:rPr>
        <w:t>UHGP</w:t>
      </w:r>
      <w:r>
        <w:rPr>
          <w:rFonts w:hint="eastAsia"/>
        </w:rPr>
        <w:t>是通过注释所有的</w:t>
      </w:r>
      <w:r>
        <w:rPr>
          <w:rFonts w:hint="eastAsia"/>
        </w:rPr>
        <w:t>UHGG</w:t>
      </w:r>
      <w:r w:rsidR="00604BCB">
        <w:rPr>
          <w:rFonts w:hint="eastAsia"/>
        </w:rPr>
        <w:t>所包含的</w:t>
      </w:r>
      <w:r w:rsidR="00604BCB">
        <w:rPr>
          <w:rFonts w:hint="eastAsia"/>
        </w:rPr>
        <w:t>2</w:t>
      </w:r>
      <w:r w:rsidR="00604BCB">
        <w:t>86997</w:t>
      </w:r>
      <w:r w:rsidR="00604BCB">
        <w:rPr>
          <w:rFonts w:hint="eastAsia"/>
        </w:rPr>
        <w:t>个</w:t>
      </w:r>
      <w:r>
        <w:rPr>
          <w:rFonts w:hint="eastAsia"/>
        </w:rPr>
        <w:t>基因组而获得的蛋白组</w:t>
      </w:r>
      <w:r w:rsidR="000B490B">
        <w:rPr>
          <w:rFonts w:hint="eastAsia"/>
        </w:rPr>
        <w:t>集</w:t>
      </w:r>
      <w:r>
        <w:rPr>
          <w:rFonts w:hint="eastAsia"/>
        </w:rPr>
        <w:t>，这个不同</w:t>
      </w:r>
      <w:proofErr w:type="gramStart"/>
      <w:r>
        <w:rPr>
          <w:rFonts w:hint="eastAsia"/>
        </w:rPr>
        <w:t>于之前</w:t>
      </w:r>
      <w:proofErr w:type="gramEnd"/>
      <w:r>
        <w:rPr>
          <w:rFonts w:hint="eastAsia"/>
        </w:rPr>
        <w:t>流行的非冗余基因集概念，因为后者没有对应非冗余基因的基因组信息</w:t>
      </w:r>
      <w:r w:rsidR="000D6B85">
        <w:rPr>
          <w:rFonts w:hint="eastAsia"/>
        </w:rPr>
        <w:t>而</w:t>
      </w:r>
      <w:r w:rsidR="000D6B85" w:rsidRPr="00B46124">
        <w:rPr>
          <w:b/>
          <w:bCs/>
          <w:rPrChange w:id="276" w:author="Yong-Xin Liu" w:date="2020-08-03T15:21:00Z">
            <w:rPr/>
          </w:rPrChange>
        </w:rPr>
        <w:t>UHGP</w:t>
      </w:r>
      <w:r w:rsidR="000D6B85" w:rsidRPr="00B46124">
        <w:rPr>
          <w:rFonts w:hint="eastAsia"/>
          <w:b/>
          <w:bCs/>
          <w:rPrChange w:id="277" w:author="Yong-Xin Liu" w:date="2020-08-03T15:21:00Z">
            <w:rPr>
              <w:rFonts w:hint="eastAsia"/>
            </w:rPr>
          </w:rPrChange>
        </w:rPr>
        <w:t>蛋白</w:t>
      </w:r>
      <w:r w:rsidR="000B490B">
        <w:rPr>
          <w:rFonts w:hint="eastAsia"/>
          <w:b/>
          <w:bCs/>
        </w:rPr>
        <w:t>集</w:t>
      </w:r>
      <w:r w:rsidR="000D6B85" w:rsidRPr="00B46124">
        <w:rPr>
          <w:rFonts w:hint="eastAsia"/>
          <w:b/>
          <w:bCs/>
          <w:rPrChange w:id="278" w:author="Yong-Xin Liu" w:date="2020-08-03T15:21:00Z">
            <w:rPr>
              <w:rFonts w:hint="eastAsia"/>
            </w:rPr>
          </w:rPrChange>
        </w:rPr>
        <w:t>中对应的蛋白条目可以找到其所在的基因组来源</w:t>
      </w:r>
      <w:r w:rsidR="000D6B85">
        <w:rPr>
          <w:rFonts w:hint="eastAsia"/>
        </w:rPr>
        <w:t>。</w:t>
      </w:r>
      <w:r w:rsidR="00604BCB">
        <w:rPr>
          <w:rFonts w:hint="eastAsia"/>
        </w:rPr>
        <w:t>UHGP</w:t>
      </w:r>
      <w:r w:rsidR="00604BCB">
        <w:rPr>
          <w:rFonts w:hint="eastAsia"/>
        </w:rPr>
        <w:t>包含</w:t>
      </w:r>
      <w:r w:rsidR="00604BCB">
        <w:rPr>
          <w:rFonts w:hint="eastAsia"/>
        </w:rPr>
        <w:t>6</w:t>
      </w:r>
      <w:r w:rsidR="00604BCB">
        <w:t>25255473</w:t>
      </w:r>
      <w:r w:rsidR="00604BCB">
        <w:rPr>
          <w:rFonts w:hint="eastAsia"/>
        </w:rPr>
        <w:t>个完整蛋白序列</w:t>
      </w:r>
      <w:r w:rsidR="00680FC9">
        <w:rPr>
          <w:rFonts w:hint="eastAsia"/>
        </w:rPr>
        <w:t>，随后这些条目在</w:t>
      </w:r>
      <w:r w:rsidR="00680FC9">
        <w:rPr>
          <w:rFonts w:hint="eastAsia"/>
        </w:rPr>
        <w:t>5</w:t>
      </w:r>
      <w:r w:rsidR="00680FC9">
        <w:t>0%</w:t>
      </w:r>
      <w:r w:rsidR="00680FC9">
        <w:rPr>
          <w:rFonts w:hint="eastAsia"/>
        </w:rPr>
        <w:t>，</w:t>
      </w:r>
      <w:r w:rsidR="00680FC9">
        <w:rPr>
          <w:rFonts w:hint="eastAsia"/>
        </w:rPr>
        <w:t>9</w:t>
      </w:r>
      <w:r w:rsidR="00680FC9">
        <w:t>0%</w:t>
      </w:r>
      <w:r w:rsidR="00680FC9">
        <w:rPr>
          <w:rFonts w:hint="eastAsia"/>
        </w:rPr>
        <w:t>和</w:t>
      </w:r>
      <w:r w:rsidR="00680FC9">
        <w:rPr>
          <w:rFonts w:hint="eastAsia"/>
        </w:rPr>
        <w:t>9</w:t>
      </w:r>
      <w:r w:rsidR="00680FC9">
        <w:t>5%</w:t>
      </w:r>
      <w:r w:rsidR="00680FC9">
        <w:rPr>
          <w:rFonts w:hint="eastAsia"/>
        </w:rPr>
        <w:t>蛋白序列一致性标准基础上被聚类并命名为</w:t>
      </w:r>
      <w:r w:rsidR="00680FC9">
        <w:rPr>
          <w:rFonts w:hint="eastAsia"/>
        </w:rPr>
        <w:t>UHGP</w:t>
      </w:r>
      <w:r w:rsidR="00680FC9">
        <w:t>50</w:t>
      </w:r>
      <w:r w:rsidR="00680FC9">
        <w:rPr>
          <w:rFonts w:hint="eastAsia"/>
        </w:rPr>
        <w:t>，</w:t>
      </w:r>
      <w:r w:rsidR="00680FC9">
        <w:t>UHGP90</w:t>
      </w:r>
      <w:r w:rsidR="00680FC9">
        <w:rPr>
          <w:rFonts w:hint="eastAsia"/>
        </w:rPr>
        <w:t>，</w:t>
      </w:r>
      <w:r w:rsidR="00680FC9">
        <w:rPr>
          <w:rFonts w:hint="eastAsia"/>
        </w:rPr>
        <w:t>UHGP</w:t>
      </w:r>
      <w:r w:rsidR="00680FC9">
        <w:t>95</w:t>
      </w:r>
      <w:r w:rsidR="00680FC9">
        <w:rPr>
          <w:rFonts w:hint="eastAsia"/>
        </w:rPr>
        <w:t>和</w:t>
      </w:r>
      <w:r w:rsidR="00680FC9">
        <w:rPr>
          <w:rFonts w:hint="eastAsia"/>
        </w:rPr>
        <w:t>UHGP</w:t>
      </w:r>
      <w:r w:rsidR="00680FC9">
        <w:t>100</w:t>
      </w:r>
      <w:r w:rsidR="006A1DC9">
        <w:rPr>
          <w:rFonts w:hint="eastAsia"/>
        </w:rPr>
        <w:t>。</w:t>
      </w:r>
      <w:r w:rsidR="00DD4ADD">
        <w:rPr>
          <w:rFonts w:hint="eastAsia"/>
        </w:rPr>
        <w:t>饱和曲线显示，在</w:t>
      </w:r>
      <w:r w:rsidR="00DD4ADD" w:rsidRPr="00B46124">
        <w:rPr>
          <w:b/>
          <w:bCs/>
          <w:rPrChange w:id="279" w:author="Yong-Xin Liu" w:date="2020-08-03T15:22:00Z">
            <w:rPr/>
          </w:rPrChange>
        </w:rPr>
        <w:t>90%</w:t>
      </w:r>
      <w:r w:rsidR="00DD4ADD" w:rsidRPr="00B46124">
        <w:rPr>
          <w:rFonts w:hint="eastAsia"/>
          <w:b/>
          <w:bCs/>
          <w:rPrChange w:id="280" w:author="Yong-Xin Liu" w:date="2020-08-03T15:22:00Z">
            <w:rPr>
              <w:rFonts w:hint="eastAsia"/>
            </w:rPr>
          </w:rPrChange>
        </w:rPr>
        <w:t>和</w:t>
      </w:r>
      <w:r w:rsidR="00DD4ADD" w:rsidRPr="00B46124">
        <w:rPr>
          <w:b/>
          <w:bCs/>
          <w:rPrChange w:id="281" w:author="Yong-Xin Liu" w:date="2020-08-03T15:22:00Z">
            <w:rPr/>
          </w:rPrChange>
        </w:rPr>
        <w:t>95%</w:t>
      </w:r>
      <w:r w:rsidR="00DD4ADD" w:rsidRPr="00B46124">
        <w:rPr>
          <w:rFonts w:hint="eastAsia"/>
          <w:b/>
          <w:bCs/>
          <w:rPrChange w:id="282" w:author="Yong-Xin Liu" w:date="2020-08-03T15:22:00Z">
            <w:rPr>
              <w:rFonts w:hint="eastAsia"/>
            </w:rPr>
          </w:rPrChange>
        </w:rPr>
        <w:t>一致性水平上，非冗余蛋白条目的数量呈现持续上升而未能饱和，相比而言在</w:t>
      </w:r>
      <w:r w:rsidR="00DD4ADD" w:rsidRPr="00B46124">
        <w:rPr>
          <w:b/>
          <w:bCs/>
          <w:rPrChange w:id="283" w:author="Yong-Xin Liu" w:date="2020-08-03T15:22:00Z">
            <w:rPr/>
          </w:rPrChange>
        </w:rPr>
        <w:t>50%</w:t>
      </w:r>
      <w:r w:rsidR="00DD4ADD" w:rsidRPr="00B46124">
        <w:rPr>
          <w:rFonts w:hint="eastAsia"/>
          <w:b/>
          <w:bCs/>
          <w:rPrChange w:id="284" w:author="Yong-Xin Liu" w:date="2020-08-03T15:22:00Z">
            <w:rPr>
              <w:rFonts w:hint="eastAsia"/>
            </w:rPr>
          </w:rPrChange>
        </w:rPr>
        <w:t>相似度水平上，对应的蛋白条目随着样品数量的增加达到饱和</w:t>
      </w:r>
      <w:ins w:id="285" w:author="Yong-Xin Liu" w:date="2020-08-03T15:22:00Z">
        <w:r w:rsidR="00B46124">
          <w:rPr>
            <w:rFonts w:hint="eastAsia"/>
          </w:rPr>
          <w:t>(</w:t>
        </w:r>
        <w:r w:rsidR="00B46124">
          <w:rPr>
            <w:rFonts w:hint="eastAsia"/>
          </w:rPr>
          <w:t>图</w:t>
        </w:r>
        <w:r w:rsidR="00B46124">
          <w:rPr>
            <w:rFonts w:hint="eastAsia"/>
          </w:rPr>
          <w:t>3A</w:t>
        </w:r>
        <w:r w:rsidR="00B46124">
          <w:t>)</w:t>
        </w:r>
      </w:ins>
      <w:r w:rsidR="00DD4ADD">
        <w:rPr>
          <w:rFonts w:hint="eastAsia"/>
        </w:rPr>
        <w:t>。</w:t>
      </w:r>
    </w:p>
    <w:p w14:paraId="2791F4B0" w14:textId="2564C115" w:rsidR="004F5C90" w:rsidRDefault="004F5C90" w:rsidP="00F62DCD">
      <w:pPr>
        <w:rPr>
          <w:ins w:id="286" w:author="Yong-Xin Liu" w:date="2020-08-03T16:33:00Z"/>
        </w:rPr>
      </w:pPr>
    </w:p>
    <w:p w14:paraId="254FFE80" w14:textId="1BA9F301" w:rsidR="004F5C90" w:rsidRDefault="004F5C90" w:rsidP="00F62DCD">
      <w:pPr>
        <w:rPr>
          <w:ins w:id="287" w:author="Yong-Xin Liu" w:date="2020-08-03T16:36:00Z"/>
        </w:rPr>
      </w:pPr>
    </w:p>
    <w:p w14:paraId="61DC3E95" w14:textId="09421FE4" w:rsidR="004F5C90" w:rsidRDefault="004F5C90" w:rsidP="00F62DCD">
      <w:pPr>
        <w:rPr>
          <w:ins w:id="288" w:author="Yong-Xin Liu" w:date="2020-08-03T16:36:00Z"/>
        </w:rPr>
      </w:pPr>
      <w:ins w:id="289" w:author="Yong-Xin Liu" w:date="2020-08-03T16:36:00Z">
        <w:r w:rsidRPr="004F5C90">
          <w:rPr>
            <w:rFonts w:hint="eastAsia"/>
          </w:rPr>
          <w:t>图</w:t>
        </w:r>
        <w:r w:rsidRPr="004F5C90">
          <w:rPr>
            <w:rFonts w:hint="eastAsia"/>
          </w:rPr>
          <w:t>3</w:t>
        </w:r>
        <w:r w:rsidRPr="004F5C90">
          <w:rPr>
            <w:rFonts w:hint="eastAsia"/>
          </w:rPr>
          <w:t>：未培养的物种在人类肠道中占主导地位。</w:t>
        </w:r>
      </w:ins>
    </w:p>
    <w:p w14:paraId="66844746" w14:textId="6E61DF88" w:rsidR="004F5C90" w:rsidRDefault="004F5C90" w:rsidP="00F62DCD">
      <w:pPr>
        <w:rPr>
          <w:ins w:id="290" w:author="Yong-Xin Liu" w:date="2020-08-03T16:33:00Z"/>
        </w:rPr>
      </w:pPr>
      <w:ins w:id="291" w:author="Yong-Xin Liu" w:date="2020-08-03T16:36:00Z">
        <w:r>
          <w:rPr>
            <w:b/>
            <w:bCs/>
          </w:rPr>
          <w:t>Fig. 3: Uncultured species are predominant among human gut phyla.</w:t>
        </w:r>
      </w:ins>
    </w:p>
    <w:p w14:paraId="0E420AD5" w14:textId="48CE24C0" w:rsidR="004F5C90" w:rsidRDefault="004F5C90" w:rsidP="00F62DCD">
      <w:pPr>
        <w:rPr>
          <w:ins w:id="292" w:author="Yong-Xin Liu" w:date="2020-08-03T16:36:00Z"/>
        </w:rPr>
      </w:pPr>
      <w:ins w:id="293" w:author="Yong-Xin Liu" w:date="2020-08-03T16:34:00Z">
        <w:r>
          <w:rPr>
            <w:noProof/>
          </w:rPr>
          <w:lastRenderedPageBreak/>
          <w:drawing>
            <wp:inline distT="0" distB="0" distL="0" distR="0" wp14:anchorId="01B31230" wp14:editId="6EC1DB23">
              <wp:extent cx="5937250" cy="43497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4349750"/>
                      </a:xfrm>
                      <a:prstGeom prst="rect">
                        <a:avLst/>
                      </a:prstGeom>
                      <a:noFill/>
                      <a:ln>
                        <a:noFill/>
                      </a:ln>
                    </pic:spPr>
                  </pic:pic>
                </a:graphicData>
              </a:graphic>
            </wp:inline>
          </w:drawing>
        </w:r>
      </w:ins>
    </w:p>
    <w:p w14:paraId="2764B910" w14:textId="7B71235F" w:rsidR="004F5C90" w:rsidRDefault="004F5C90" w:rsidP="00F62DCD">
      <w:pPr>
        <w:rPr>
          <w:ins w:id="294" w:author="Yong-Xin Liu" w:date="2020-08-03T16:45:00Z"/>
        </w:rPr>
      </w:pPr>
      <w:ins w:id="295" w:author="Yong-Xin Liu" w:date="2020-08-03T16:36:00Z">
        <w:r w:rsidRPr="004F5C90">
          <w:rPr>
            <w:rFonts w:hint="eastAsia"/>
          </w:rPr>
          <w:t>a</w:t>
        </w:r>
        <w:r w:rsidRPr="004F5C90">
          <w:rPr>
            <w:rFonts w:hint="eastAsia"/>
          </w:rPr>
          <w:t>，在人类肠道中检测到的</w:t>
        </w:r>
        <w:r w:rsidRPr="004F5C90">
          <w:rPr>
            <w:rFonts w:hint="eastAsia"/>
          </w:rPr>
          <w:t>4,616</w:t>
        </w:r>
        <w:r w:rsidRPr="004F5C90">
          <w:rPr>
            <w:rFonts w:hint="eastAsia"/>
          </w:rPr>
          <w:t>个细菌物种的最大似然系统树。</w:t>
        </w:r>
        <w:r w:rsidRPr="004F5C90">
          <w:rPr>
            <w:rFonts w:hint="eastAsia"/>
          </w:rPr>
          <w:t xml:space="preserve"> </w:t>
        </w:r>
        <w:r w:rsidRPr="004F5C90">
          <w:rPr>
            <w:rFonts w:hint="eastAsia"/>
          </w:rPr>
          <w:t>进化枝是根据物种的培养状况来着色的，外圈描绘了</w:t>
        </w:r>
        <w:r w:rsidRPr="004F5C90">
          <w:rPr>
            <w:rFonts w:hint="eastAsia"/>
          </w:rPr>
          <w:t>GTDB</w:t>
        </w:r>
        <w:r w:rsidRPr="004F5C90">
          <w:rPr>
            <w:rFonts w:hint="eastAsia"/>
          </w:rPr>
          <w:t>门的注释。</w:t>
        </w:r>
        <w:r w:rsidRPr="004F5C90">
          <w:rPr>
            <w:rFonts w:hint="eastAsia"/>
          </w:rPr>
          <w:t xml:space="preserve"> </w:t>
        </w:r>
        <w:r w:rsidRPr="004F5C90">
          <w:rPr>
            <w:rFonts w:hint="eastAsia"/>
          </w:rPr>
          <w:t>最外层的条形图表示每种物种的基因组数量。</w:t>
        </w:r>
        <w:r w:rsidRPr="004F5C90">
          <w:rPr>
            <w:rFonts w:hint="eastAsia"/>
          </w:rPr>
          <w:t xml:space="preserve"> </w:t>
        </w:r>
      </w:ins>
      <w:proofErr w:type="spellStart"/>
      <w:ins w:id="296" w:author="Yong-Xin Liu" w:date="2020-08-03T16:38:00Z">
        <w:r w:rsidRPr="004F5C90">
          <w:t>Comantemales</w:t>
        </w:r>
        <w:proofErr w:type="spellEnd"/>
        <w:r w:rsidRPr="004F5C90">
          <w:t xml:space="preserve"> ord. </w:t>
        </w:r>
        <w:proofErr w:type="spellStart"/>
        <w:proofErr w:type="gramStart"/>
        <w:r w:rsidRPr="004F5C90">
          <w:t>nov.</w:t>
        </w:r>
        <w:proofErr w:type="spellEnd"/>
        <w:r>
          <w:rPr>
            <w:rFonts w:hint="eastAsia"/>
          </w:rPr>
          <w:t>目</w:t>
        </w:r>
      </w:ins>
      <w:ins w:id="297" w:author="Yong-Xin Liu" w:date="2020-08-03T16:36:00Z">
        <w:r w:rsidRPr="004F5C90">
          <w:rPr>
            <w:rFonts w:hint="eastAsia"/>
          </w:rPr>
          <w:t>用深绿色的树枝突出显示</w:t>
        </w:r>
        <w:proofErr w:type="gramEnd"/>
        <w:r w:rsidRPr="004F5C90">
          <w:rPr>
            <w:rFonts w:hint="eastAsia"/>
          </w:rPr>
          <w:t>。</w:t>
        </w:r>
        <w:r w:rsidRPr="004F5C90">
          <w:rPr>
            <w:rFonts w:hint="eastAsia"/>
          </w:rPr>
          <w:t xml:space="preserve"> b</w:t>
        </w:r>
        <w:r w:rsidRPr="004F5C90">
          <w:rPr>
            <w:rFonts w:hint="eastAsia"/>
          </w:rPr>
          <w:t>，</w:t>
        </w:r>
        <w:r w:rsidRPr="004F5C90">
          <w:rPr>
            <w:rFonts w:hint="eastAsia"/>
          </w:rPr>
          <w:t>25</w:t>
        </w:r>
      </w:ins>
      <w:ins w:id="298" w:author="Yong-Xin Liu" w:date="2020-08-03T16:40:00Z">
        <w:r>
          <w:rPr>
            <w:rFonts w:hint="eastAsia"/>
          </w:rPr>
          <w:t>个</w:t>
        </w:r>
      </w:ins>
      <w:ins w:id="299" w:author="Yong-Xin Liu" w:date="2020-08-03T16:36:00Z">
        <w:r w:rsidRPr="004F5C90">
          <w:rPr>
            <w:rFonts w:hint="eastAsia"/>
          </w:rPr>
          <w:t>原核门内物种的</w:t>
        </w:r>
      </w:ins>
      <w:ins w:id="300" w:author="Yong-Xin Liu" w:date="2020-08-03T16:40:00Z">
        <w:r>
          <w:rPr>
            <w:rFonts w:hint="eastAsia"/>
          </w:rPr>
          <w:t>培养</w:t>
        </w:r>
      </w:ins>
      <w:ins w:id="301" w:author="Yong-Xin Liu" w:date="2020-08-03T16:36:00Z">
        <w:r w:rsidRPr="004F5C90">
          <w:rPr>
            <w:rFonts w:hint="eastAsia"/>
          </w:rPr>
          <w:t>比例。</w:t>
        </w:r>
        <w:r w:rsidRPr="004F5C90">
          <w:rPr>
            <w:rFonts w:hint="eastAsia"/>
          </w:rPr>
          <w:t xml:space="preserve"> </w:t>
        </w:r>
        <w:r w:rsidRPr="004F5C90">
          <w:rPr>
            <w:rFonts w:hint="eastAsia"/>
          </w:rPr>
          <w:t>括号中的数字表示相应门中物种的总数。</w:t>
        </w:r>
        <w:r w:rsidRPr="004F5C90">
          <w:rPr>
            <w:rFonts w:hint="eastAsia"/>
          </w:rPr>
          <w:t xml:space="preserve"> c</w:t>
        </w:r>
        <w:r w:rsidRPr="004F5C90">
          <w:rPr>
            <w:rFonts w:hint="eastAsia"/>
          </w:rPr>
          <w:t>，属于</w:t>
        </w:r>
      </w:ins>
      <w:proofErr w:type="spellStart"/>
      <w:ins w:id="302" w:author="Yong-Xin Liu" w:date="2020-08-03T16:41:00Z">
        <w:r w:rsidRPr="004F5C90">
          <w:t>Comantemales</w:t>
        </w:r>
        <w:proofErr w:type="spellEnd"/>
        <w:r w:rsidRPr="004F5C90">
          <w:t xml:space="preserve"> ord. </w:t>
        </w:r>
        <w:proofErr w:type="spellStart"/>
        <w:r w:rsidRPr="004F5C90">
          <w:t>nov.</w:t>
        </w:r>
      </w:ins>
      <w:proofErr w:type="spellEnd"/>
      <w:ins w:id="303" w:author="Yong-Xin Liu" w:date="2020-08-03T16:42:00Z">
        <w:r>
          <w:rPr>
            <w:rFonts w:hint="eastAsia"/>
          </w:rPr>
          <w:t>目</w:t>
        </w:r>
      </w:ins>
      <w:ins w:id="304" w:author="Yong-Xin Liu" w:date="2020-08-03T16:43:00Z">
        <w:r w:rsidR="009E5999" w:rsidRPr="004F5C90">
          <w:rPr>
            <w:rFonts w:hint="eastAsia"/>
          </w:rPr>
          <w:t>（</w:t>
        </w:r>
        <w:proofErr w:type="gramStart"/>
        <w:r w:rsidR="009E5999">
          <w:rPr>
            <w:rFonts w:hint="eastAsia"/>
          </w:rPr>
          <w:t>厚壁菌门</w:t>
        </w:r>
        <w:proofErr w:type="gramEnd"/>
        <w:r w:rsidR="009E5999" w:rsidRPr="004F5C90">
          <w:rPr>
            <w:rFonts w:hint="eastAsia"/>
          </w:rPr>
          <w:t xml:space="preserve"> A</w:t>
        </w:r>
        <w:r w:rsidR="009E5999" w:rsidRPr="004F5C90">
          <w:rPr>
            <w:rFonts w:hint="eastAsia"/>
          </w:rPr>
          <w:t>）</w:t>
        </w:r>
      </w:ins>
      <w:ins w:id="305" w:author="Yong-Xin Liu" w:date="2020-08-03T16:36:00Z">
        <w:r w:rsidRPr="004F5C90">
          <w:rPr>
            <w:rFonts w:hint="eastAsia"/>
          </w:rPr>
          <w:t>的</w:t>
        </w:r>
      </w:ins>
      <w:ins w:id="306" w:author="Yong-Xin Liu" w:date="2020-08-03T16:42:00Z">
        <w:r w:rsidR="009E5999">
          <w:rPr>
            <w:rFonts w:hint="eastAsia"/>
          </w:rPr>
          <w:t>进化</w:t>
        </w:r>
      </w:ins>
      <w:ins w:id="307" w:author="Yong-Xin Liu" w:date="2020-08-03T16:36:00Z">
        <w:r w:rsidRPr="004F5C90">
          <w:rPr>
            <w:rFonts w:hint="eastAsia"/>
          </w:rPr>
          <w:t>树。最大的未</w:t>
        </w:r>
      </w:ins>
      <w:ins w:id="308" w:author="Yong-Xin Liu" w:date="2020-08-03T16:44:00Z">
        <w:r w:rsidR="009E5999">
          <w:rPr>
            <w:rFonts w:hint="eastAsia"/>
          </w:rPr>
          <w:t>培养</w:t>
        </w:r>
      </w:ins>
      <w:ins w:id="309" w:author="Yong-Xin Liu" w:date="2020-08-03T16:36:00Z">
        <w:r w:rsidRPr="004F5C90">
          <w:rPr>
            <w:rFonts w:hint="eastAsia"/>
          </w:rPr>
          <w:t>物</w:t>
        </w:r>
        <w:proofErr w:type="gramStart"/>
        <w:r w:rsidRPr="004F5C90">
          <w:rPr>
            <w:rFonts w:hint="eastAsia"/>
          </w:rPr>
          <w:t>种代表</w:t>
        </w:r>
        <w:proofErr w:type="gramEnd"/>
        <w:r w:rsidRPr="004F5C90">
          <w:rPr>
            <w:rFonts w:hint="eastAsia"/>
          </w:rPr>
          <w:t>的</w:t>
        </w:r>
      </w:ins>
      <w:ins w:id="310" w:author="Yong-Xin Liu" w:date="2020-08-03T16:44:00Z">
        <w:r w:rsidR="009E5999">
          <w:rPr>
            <w:rFonts w:hint="eastAsia"/>
          </w:rPr>
          <w:t>进化树</w:t>
        </w:r>
      </w:ins>
      <w:ins w:id="311" w:author="Yong-Xin Liu" w:date="2020-08-03T16:36:00Z">
        <w:r w:rsidRPr="004F5C90">
          <w:rPr>
            <w:rFonts w:hint="eastAsia"/>
          </w:rPr>
          <w:t>。</w:t>
        </w:r>
        <w:r w:rsidRPr="004F5C90">
          <w:rPr>
            <w:rFonts w:hint="eastAsia"/>
          </w:rPr>
          <w:t xml:space="preserve"> </w:t>
        </w:r>
        <w:r w:rsidRPr="004F5C90">
          <w:rPr>
            <w:rFonts w:hint="eastAsia"/>
          </w:rPr>
          <w:t>树的下方显示了每个物种的地理分布和恢复的基因组数量。</w:t>
        </w:r>
        <w:r w:rsidRPr="004F5C90">
          <w:rPr>
            <w:rFonts w:hint="eastAsia"/>
          </w:rPr>
          <w:t xml:space="preserve"> </w:t>
        </w:r>
        <w:r w:rsidRPr="004F5C90">
          <w:rPr>
            <w:rFonts w:hint="eastAsia"/>
          </w:rPr>
          <w:t>以前归类为</w:t>
        </w:r>
        <w:proofErr w:type="spellStart"/>
        <w:r w:rsidRPr="004F5C90">
          <w:rPr>
            <w:rFonts w:hint="eastAsia"/>
          </w:rPr>
          <w:t>Candidatus</w:t>
        </w:r>
      </w:ins>
      <w:proofErr w:type="spellEnd"/>
      <w:ins w:id="312" w:author="Yong-Xin Liu" w:date="2020-08-03T16:45:00Z">
        <w:r w:rsidR="009E5999">
          <w:t xml:space="preserve"> </w:t>
        </w:r>
      </w:ins>
      <w:ins w:id="313" w:author="Yong-Xin Liu" w:date="2020-08-03T16:36:00Z">
        <w:r w:rsidRPr="004F5C90">
          <w:rPr>
            <w:rFonts w:hint="eastAsia"/>
          </w:rPr>
          <w:t>'</w:t>
        </w:r>
        <w:proofErr w:type="spellStart"/>
        <w:r w:rsidRPr="004F5C90">
          <w:rPr>
            <w:rFonts w:hint="eastAsia"/>
          </w:rPr>
          <w:t>Borkfalki</w:t>
        </w:r>
        <w:proofErr w:type="spellEnd"/>
        <w:r w:rsidRPr="004F5C90">
          <w:rPr>
            <w:rFonts w:hint="eastAsia"/>
          </w:rPr>
          <w:t xml:space="preserve"> </w:t>
        </w:r>
        <w:proofErr w:type="spellStart"/>
        <w:r w:rsidRPr="004F5C90">
          <w:rPr>
            <w:rFonts w:hint="eastAsia"/>
          </w:rPr>
          <w:t>ceftriaxensis</w:t>
        </w:r>
        <w:proofErr w:type="spellEnd"/>
        <w:r w:rsidRPr="004F5C90">
          <w:rPr>
            <w:rFonts w:hint="eastAsia"/>
          </w:rPr>
          <w:t>'</w:t>
        </w:r>
        <w:r w:rsidRPr="004F5C90">
          <w:rPr>
            <w:rFonts w:hint="eastAsia"/>
          </w:rPr>
          <w:t>的物种标有星号。</w:t>
        </w:r>
      </w:ins>
    </w:p>
    <w:p w14:paraId="3E66DBE3" w14:textId="6EB2C576" w:rsidR="009E5999" w:rsidRDefault="009E5999" w:rsidP="00F62DCD">
      <w:pPr>
        <w:rPr>
          <w:ins w:id="314" w:author="Yong-Xin Liu" w:date="2020-08-03T16:46:00Z"/>
        </w:rPr>
      </w:pPr>
    </w:p>
    <w:p w14:paraId="5B4E24F2" w14:textId="0EB8306F" w:rsidR="009E5999" w:rsidRDefault="009E5999" w:rsidP="00F62DCD">
      <w:pPr>
        <w:rPr>
          <w:ins w:id="315" w:author="Yong-Xin Liu" w:date="2020-08-03T16:46:00Z"/>
        </w:rPr>
      </w:pPr>
      <w:ins w:id="316" w:author="Yong-Xin Liu" w:date="2020-08-03T16:46:00Z">
        <w:r w:rsidRPr="009E5999">
          <w:rPr>
            <w:rFonts w:hint="eastAsia"/>
          </w:rPr>
          <w:t>图</w:t>
        </w:r>
        <w:r w:rsidRPr="009E5999">
          <w:rPr>
            <w:rFonts w:hint="eastAsia"/>
          </w:rPr>
          <w:t>4</w:t>
        </w:r>
        <w:r w:rsidRPr="009E5999">
          <w:rPr>
            <w:rFonts w:hint="eastAsia"/>
          </w:rPr>
          <w:t>：</w:t>
        </w:r>
        <w:r w:rsidRPr="009E5999">
          <w:rPr>
            <w:rFonts w:hint="eastAsia"/>
          </w:rPr>
          <w:t>UHGP</w:t>
        </w:r>
        <w:r w:rsidRPr="009E5999">
          <w:rPr>
            <w:rFonts w:hint="eastAsia"/>
          </w:rPr>
          <w:t>改善了人类肠道蛋白质</w:t>
        </w:r>
        <w:r>
          <w:rPr>
            <w:rFonts w:hint="eastAsia"/>
          </w:rPr>
          <w:t>整体</w:t>
        </w:r>
        <w:r w:rsidRPr="009E5999">
          <w:rPr>
            <w:rFonts w:hint="eastAsia"/>
          </w:rPr>
          <w:t>的覆盖范围。</w:t>
        </w:r>
      </w:ins>
    </w:p>
    <w:p w14:paraId="052BF48C" w14:textId="0B3F0BDB" w:rsidR="009E5999" w:rsidRPr="009E5999" w:rsidRDefault="009E5999" w:rsidP="00F62DCD">
      <w:ins w:id="317" w:author="Yong-Xin Liu" w:date="2020-08-03T16:46:00Z">
        <w:r>
          <w:rPr>
            <w:b/>
            <w:bCs/>
          </w:rPr>
          <w:t>Fig. 4: The UHGP improves coverage of the human gut protein landscape.</w:t>
        </w:r>
      </w:ins>
    </w:p>
    <w:p w14:paraId="7C304791" w14:textId="77777777" w:rsidR="009E5999" w:rsidRDefault="007E0D0D" w:rsidP="00F62DCD">
      <w:pPr>
        <w:rPr>
          <w:ins w:id="318" w:author="Yong-Xin Liu" w:date="2020-08-03T16:47:00Z"/>
        </w:rPr>
      </w:pPr>
      <w:r>
        <w:rPr>
          <w:rFonts w:hint="eastAsia"/>
          <w:noProof/>
        </w:rPr>
        <w:lastRenderedPageBreak/>
        <w:drawing>
          <wp:inline distT="0" distB="0" distL="0" distR="0" wp14:anchorId="53D78BB3" wp14:editId="4B26D250">
            <wp:extent cx="4955540" cy="4563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30 at 6.13.27 PM.png"/>
                    <pic:cNvPicPr/>
                  </pic:nvPicPr>
                  <pic:blipFill>
                    <a:blip r:embed="rId13">
                      <a:extLst>
                        <a:ext uri="{28A0092B-C50C-407E-A947-70E740481C1C}">
                          <a14:useLocalDpi xmlns:a14="http://schemas.microsoft.com/office/drawing/2010/main" val="0"/>
                        </a:ext>
                      </a:extLst>
                    </a:blip>
                    <a:stretch>
                      <a:fillRect/>
                    </a:stretch>
                  </pic:blipFill>
                  <pic:spPr>
                    <a:xfrm>
                      <a:off x="0" y="0"/>
                      <a:ext cx="4955540" cy="4563745"/>
                    </a:xfrm>
                    <a:prstGeom prst="rect">
                      <a:avLst/>
                    </a:prstGeom>
                  </pic:spPr>
                </pic:pic>
              </a:graphicData>
            </a:graphic>
          </wp:inline>
        </w:drawing>
      </w:r>
    </w:p>
    <w:p w14:paraId="3F9DC4C2" w14:textId="10DDF075" w:rsidR="009E5999" w:rsidRDefault="009E5999" w:rsidP="00F62DCD">
      <w:pPr>
        <w:rPr>
          <w:ins w:id="319" w:author="Yong-Xin Liu" w:date="2020-08-03T16:47:00Z"/>
        </w:rPr>
      </w:pPr>
      <w:ins w:id="320" w:author="Yong-Xin Liu" w:date="2020-08-03T16:47:00Z">
        <w:r w:rsidRPr="009E5999">
          <w:rPr>
            <w:rFonts w:hint="eastAsia"/>
          </w:rPr>
          <w:t>a</w:t>
        </w:r>
        <w:r w:rsidRPr="009E5999">
          <w:rPr>
            <w:rFonts w:hint="eastAsia"/>
          </w:rPr>
          <w:t>，所获得的蛋白质簇的数量的</w:t>
        </w:r>
      </w:ins>
      <w:ins w:id="321" w:author="Yong-Xin Liu" w:date="2020-08-03T16:51:00Z">
        <w:r>
          <w:rPr>
            <w:rFonts w:hint="eastAsia"/>
          </w:rPr>
          <w:t>稀释曲线</w:t>
        </w:r>
      </w:ins>
      <w:ins w:id="322" w:author="Yong-Xin Liu" w:date="2020-08-03T16:47:00Z">
        <w:r w:rsidRPr="009E5999">
          <w:rPr>
            <w:rFonts w:hint="eastAsia"/>
          </w:rPr>
          <w:t>与所分析的非冗余基因组的数量的关系。</w:t>
        </w:r>
        <w:r w:rsidRPr="009E5999">
          <w:rPr>
            <w:rFonts w:hint="eastAsia"/>
          </w:rPr>
          <w:t xml:space="preserve"> </w:t>
        </w:r>
        <w:r w:rsidRPr="009E5999">
          <w:rPr>
            <w:rFonts w:hint="eastAsia"/>
          </w:rPr>
          <w:t>针对</w:t>
        </w:r>
        <w:r w:rsidRPr="009E5999">
          <w:rPr>
            <w:rFonts w:hint="eastAsia"/>
          </w:rPr>
          <w:t>UHGP-95</w:t>
        </w:r>
        <w:r w:rsidRPr="009E5999">
          <w:rPr>
            <w:rFonts w:hint="eastAsia"/>
          </w:rPr>
          <w:t>，</w:t>
        </w:r>
        <w:r w:rsidRPr="009E5999">
          <w:rPr>
            <w:rFonts w:hint="eastAsia"/>
          </w:rPr>
          <w:t>UHGP-90</w:t>
        </w:r>
        <w:r w:rsidRPr="009E5999">
          <w:rPr>
            <w:rFonts w:hint="eastAsia"/>
          </w:rPr>
          <w:t>和</w:t>
        </w:r>
        <w:r w:rsidRPr="009E5999">
          <w:rPr>
            <w:rFonts w:hint="eastAsia"/>
          </w:rPr>
          <w:t>UHGP-50</w:t>
        </w:r>
        <w:r w:rsidRPr="009E5999">
          <w:rPr>
            <w:rFonts w:hint="eastAsia"/>
          </w:rPr>
          <w:t>分别绘制了彩色曲线。</w:t>
        </w:r>
        <w:r w:rsidRPr="009E5999">
          <w:rPr>
            <w:rFonts w:hint="eastAsia"/>
          </w:rPr>
          <w:t xml:space="preserve"> b</w:t>
        </w:r>
        <w:r w:rsidRPr="009E5999">
          <w:rPr>
            <w:rFonts w:hint="eastAsia"/>
          </w:rPr>
          <w:t>，</w:t>
        </w:r>
        <w:r w:rsidRPr="009E5999">
          <w:rPr>
            <w:rFonts w:hint="eastAsia"/>
          </w:rPr>
          <w:t>UHGP</w:t>
        </w:r>
        <w:r w:rsidRPr="009E5999">
          <w:rPr>
            <w:rFonts w:hint="eastAsia"/>
          </w:rPr>
          <w:t>（紫色）和</w:t>
        </w:r>
        <w:r w:rsidRPr="009E5999">
          <w:rPr>
            <w:rFonts w:hint="eastAsia"/>
          </w:rPr>
          <w:t>IGC</w:t>
        </w:r>
        <w:r w:rsidRPr="009E5999">
          <w:rPr>
            <w:rFonts w:hint="eastAsia"/>
          </w:rPr>
          <w:t>（橙色）之间的重叠，都以</w:t>
        </w:r>
        <w:r w:rsidRPr="0008304E">
          <w:rPr>
            <w:b/>
            <w:bCs/>
            <w:rPrChange w:id="323" w:author="Yong-Xin Liu" w:date="2020-08-03T16:52:00Z">
              <w:rPr/>
            </w:rPrChange>
          </w:rPr>
          <w:t>90</w:t>
        </w:r>
        <w:r w:rsidRPr="0008304E">
          <w:rPr>
            <w:rFonts w:hint="eastAsia"/>
            <w:b/>
            <w:bCs/>
            <w:rPrChange w:id="324" w:author="Yong-Xin Liu" w:date="2020-08-03T16:52:00Z">
              <w:rPr>
                <w:rFonts w:hint="eastAsia"/>
              </w:rPr>
            </w:rPrChange>
          </w:rPr>
          <w:t>％的氨基酸同一性聚集</w:t>
        </w:r>
        <w:r w:rsidRPr="009E5999">
          <w:rPr>
            <w:rFonts w:hint="eastAsia"/>
          </w:rPr>
          <w:t>。</w:t>
        </w:r>
        <w:r w:rsidRPr="009E5999">
          <w:rPr>
            <w:rFonts w:hint="eastAsia"/>
          </w:rPr>
          <w:t xml:space="preserve"> c</w:t>
        </w:r>
        <w:r w:rsidRPr="009E5999">
          <w:rPr>
            <w:rFonts w:hint="eastAsia"/>
          </w:rPr>
          <w:t>，统一的胃肠道蛋白质</w:t>
        </w:r>
      </w:ins>
      <w:ins w:id="325" w:author="Yong-Xin Liu" w:date="2020-08-03T16:53:00Z">
        <w:r w:rsidR="0008304E">
          <w:rPr>
            <w:rFonts w:hint="eastAsia"/>
          </w:rPr>
          <w:t>集</w:t>
        </w:r>
      </w:ins>
      <w:ins w:id="326" w:author="Yong-Xin Liu" w:date="2020-08-03T16:47:00Z">
        <w:r w:rsidRPr="009E5999">
          <w:rPr>
            <w:rFonts w:hint="eastAsia"/>
          </w:rPr>
          <w:t>的</w:t>
        </w:r>
        <w:r w:rsidRPr="009E5999">
          <w:rPr>
            <w:rFonts w:hint="eastAsia"/>
          </w:rPr>
          <w:t>COG</w:t>
        </w:r>
        <w:r w:rsidRPr="009E5999">
          <w:rPr>
            <w:rFonts w:hint="eastAsia"/>
          </w:rPr>
          <w:t>功能注释结果以</w:t>
        </w:r>
        <w:r w:rsidRPr="009E5999">
          <w:rPr>
            <w:rFonts w:hint="eastAsia"/>
          </w:rPr>
          <w:t>100</w:t>
        </w:r>
        <w:r w:rsidRPr="009E5999">
          <w:rPr>
            <w:rFonts w:hint="eastAsia"/>
          </w:rPr>
          <w:t>％氨基酸同一性（</w:t>
        </w:r>
        <w:r w:rsidRPr="009E5999">
          <w:rPr>
            <w:rFonts w:hint="eastAsia"/>
          </w:rPr>
          <w:t>UHGP-100</w:t>
        </w:r>
        <w:r w:rsidRPr="009E5999">
          <w:rPr>
            <w:rFonts w:hint="eastAsia"/>
          </w:rPr>
          <w:t>）聚集。</w:t>
        </w:r>
      </w:ins>
    </w:p>
    <w:p w14:paraId="5BA3ACF3" w14:textId="77777777" w:rsidR="009E5999" w:rsidRDefault="009E5999" w:rsidP="00F62DCD">
      <w:pPr>
        <w:rPr>
          <w:ins w:id="327" w:author="Yong-Xin Liu" w:date="2020-08-03T16:47:00Z"/>
        </w:rPr>
      </w:pPr>
    </w:p>
    <w:p w14:paraId="6AD1E1F4" w14:textId="77777777" w:rsidR="009E5999" w:rsidRDefault="009E5999" w:rsidP="00F62DCD">
      <w:pPr>
        <w:rPr>
          <w:ins w:id="328" w:author="Yong-Xin Liu" w:date="2020-08-03T16:47:00Z"/>
        </w:rPr>
      </w:pPr>
    </w:p>
    <w:p w14:paraId="4AFBBDD0" w14:textId="7EA2072C" w:rsidR="00AF136D" w:rsidRDefault="00AF136D" w:rsidP="00F62DCD">
      <w:r>
        <w:rPr>
          <w:rFonts w:hint="eastAsia"/>
        </w:rPr>
        <w:t>为了评估这个蛋白</w:t>
      </w:r>
      <w:r w:rsidR="000B490B">
        <w:rPr>
          <w:rFonts w:hint="eastAsia"/>
        </w:rPr>
        <w:t>集</w:t>
      </w:r>
      <w:r>
        <w:rPr>
          <w:rFonts w:hint="eastAsia"/>
        </w:rPr>
        <w:t>作为参考集其比对能力，文中</w:t>
      </w:r>
      <w:proofErr w:type="gramStart"/>
      <w:r>
        <w:rPr>
          <w:rFonts w:hint="eastAsia"/>
        </w:rPr>
        <w:t>以之前</w:t>
      </w:r>
      <w:proofErr w:type="gramEnd"/>
      <w:r>
        <w:rPr>
          <w:rFonts w:hint="eastAsia"/>
        </w:rPr>
        <w:t>的</w:t>
      </w:r>
      <w:r>
        <w:rPr>
          <w:rFonts w:hint="eastAsia"/>
        </w:rPr>
        <w:t>IGC</w:t>
      </w:r>
      <w:r>
        <w:rPr>
          <w:rFonts w:hint="eastAsia"/>
        </w:rPr>
        <w:t>作为参考并将其非冗余基因组以同样的</w:t>
      </w:r>
      <w:r>
        <w:rPr>
          <w:rFonts w:hint="eastAsia"/>
        </w:rPr>
        <w:t>9</w:t>
      </w:r>
      <w:r>
        <w:t>0%</w:t>
      </w:r>
      <w:r>
        <w:rPr>
          <w:rFonts w:hint="eastAsia"/>
        </w:rPr>
        <w:t>蛋白序列一致性进行去冗余，结果得到包含有</w:t>
      </w:r>
      <w:r>
        <w:rPr>
          <w:rFonts w:hint="eastAsia"/>
        </w:rPr>
        <w:t>7</w:t>
      </w:r>
      <w:ins w:id="329" w:author="Yong-Xin Liu" w:date="2020-08-03T16:57:00Z">
        <w:r w:rsidR="0008304E">
          <w:t>,</w:t>
        </w:r>
      </w:ins>
      <w:r>
        <w:t>063</w:t>
      </w:r>
      <w:ins w:id="330" w:author="Yong-Xin Liu" w:date="2020-08-03T16:57:00Z">
        <w:r w:rsidR="0008304E">
          <w:rPr>
            <w:rFonts w:hint="eastAsia"/>
          </w:rPr>
          <w:t>,</w:t>
        </w:r>
      </w:ins>
      <w:r>
        <w:t>981</w:t>
      </w:r>
      <w:r>
        <w:rPr>
          <w:rFonts w:hint="eastAsia"/>
        </w:rPr>
        <w:t>条目的</w:t>
      </w:r>
      <w:r>
        <w:rPr>
          <w:rFonts w:hint="eastAsia"/>
        </w:rPr>
        <w:t>IGC</w:t>
      </w:r>
      <w:r>
        <w:t>-90</w:t>
      </w:r>
      <w:r>
        <w:rPr>
          <w:rFonts w:hint="eastAsia"/>
        </w:rPr>
        <w:t>蛋白</w:t>
      </w:r>
      <w:r w:rsidR="000B490B">
        <w:rPr>
          <w:rFonts w:hint="eastAsia"/>
        </w:rPr>
        <w:t>集</w:t>
      </w:r>
      <w:r w:rsidR="00B257BA">
        <w:rPr>
          <w:rFonts w:hint="eastAsia"/>
        </w:rPr>
        <w:t>。</w:t>
      </w:r>
      <w:r w:rsidR="006A5657">
        <w:rPr>
          <w:rFonts w:hint="eastAsia"/>
        </w:rPr>
        <w:t>结合</w:t>
      </w:r>
      <w:r w:rsidR="006A5657">
        <w:rPr>
          <w:rFonts w:hint="eastAsia"/>
        </w:rPr>
        <w:t>UHGP</w:t>
      </w:r>
      <w:r w:rsidR="006A5657">
        <w:t>-90</w:t>
      </w:r>
      <w:r w:rsidR="006A5657">
        <w:rPr>
          <w:rFonts w:hint="eastAsia"/>
        </w:rPr>
        <w:t>的</w:t>
      </w:r>
      <w:r w:rsidR="006A5657">
        <w:rPr>
          <w:rFonts w:hint="eastAsia"/>
        </w:rPr>
        <w:t>1</w:t>
      </w:r>
      <w:r w:rsidR="006A5657">
        <w:t>3</w:t>
      </w:r>
      <w:del w:id="331" w:author="Yong-Xin Liu" w:date="2020-08-03T16:57:00Z">
        <w:r w:rsidR="006A5657" w:rsidDel="0008304E">
          <w:delText>.</w:delText>
        </w:r>
      </w:del>
      <w:r w:rsidR="006A5657">
        <w:t>9</w:t>
      </w:r>
      <w:ins w:id="332" w:author="Yong-Xin Liu" w:date="2020-08-03T16:57:00Z">
        <w:r w:rsidR="0008304E">
          <w:rPr>
            <w:rFonts w:hint="eastAsia"/>
          </w:rPr>
          <w:t>0</w:t>
        </w:r>
      </w:ins>
      <w:del w:id="333" w:author="Yong-Xin Liu" w:date="2020-08-03T16:57:00Z">
        <w:r w:rsidR="006A5657" w:rsidDel="0008304E">
          <w:rPr>
            <w:rFonts w:hint="eastAsia"/>
          </w:rPr>
          <w:delText>百</w:delText>
        </w:r>
      </w:del>
      <w:r w:rsidR="006A5657">
        <w:rPr>
          <w:rFonts w:hint="eastAsia"/>
        </w:rPr>
        <w:t>万的蛋白条目，两者一起共收录</w:t>
      </w:r>
      <w:r w:rsidR="006A5657">
        <w:rPr>
          <w:rFonts w:hint="eastAsia"/>
        </w:rPr>
        <w:t>1</w:t>
      </w:r>
      <w:r w:rsidR="006A5657">
        <w:t>5</w:t>
      </w:r>
      <w:del w:id="334" w:author="Yong-Xin Liu" w:date="2020-08-03T16:57:00Z">
        <w:r w:rsidR="006A5657" w:rsidDel="0008304E">
          <w:delText>.</w:delText>
        </w:r>
      </w:del>
      <w:r w:rsidR="006A5657">
        <w:t>2</w:t>
      </w:r>
      <w:ins w:id="335" w:author="Yong-Xin Liu" w:date="2020-08-03T16:57:00Z">
        <w:r w:rsidR="0008304E">
          <w:t>0</w:t>
        </w:r>
      </w:ins>
      <w:del w:id="336" w:author="Yong-Xin Liu" w:date="2020-08-03T16:57:00Z">
        <w:r w:rsidR="006A5657" w:rsidDel="0008304E">
          <w:rPr>
            <w:rFonts w:hint="eastAsia"/>
          </w:rPr>
          <w:delText>百</w:delText>
        </w:r>
      </w:del>
      <w:r w:rsidR="006A5657">
        <w:rPr>
          <w:rFonts w:hint="eastAsia"/>
        </w:rPr>
        <w:t>万</w:t>
      </w:r>
      <w:ins w:id="337" w:author="Yong-Xin Liu" w:date="2020-08-03T16:57:00Z">
        <w:r w:rsidR="0008304E">
          <w:rPr>
            <w:rFonts w:hint="eastAsia"/>
          </w:rPr>
          <w:t>的</w:t>
        </w:r>
      </w:ins>
      <w:r w:rsidR="006A5657">
        <w:rPr>
          <w:rFonts w:hint="eastAsia"/>
        </w:rPr>
        <w:t>蛋白簇，其中</w:t>
      </w:r>
      <w:r w:rsidR="006A5657">
        <w:rPr>
          <w:rFonts w:hint="eastAsia"/>
        </w:rPr>
        <w:t>5</w:t>
      </w:r>
      <w:del w:id="338" w:author="Yong-Xin Liu" w:date="2020-08-03T16:57:00Z">
        <w:r w:rsidR="006A5657" w:rsidDel="0008304E">
          <w:delText>.</w:delText>
        </w:r>
      </w:del>
      <w:r w:rsidR="006A5657">
        <w:t>8</w:t>
      </w:r>
      <w:del w:id="339" w:author="Yong-Xin Liu" w:date="2020-08-03T16:57:00Z">
        <w:r w:rsidR="006A5657" w:rsidDel="0008304E">
          <w:rPr>
            <w:rFonts w:hint="eastAsia"/>
          </w:rPr>
          <w:delText>百</w:delText>
        </w:r>
      </w:del>
      <w:ins w:id="340" w:author="Yong-Xin Liu" w:date="2020-08-03T16:57:00Z">
        <w:r w:rsidR="0008304E">
          <w:rPr>
            <w:rFonts w:hint="eastAsia"/>
          </w:rPr>
          <w:t>0</w:t>
        </w:r>
      </w:ins>
      <w:r w:rsidR="006A5657">
        <w:rPr>
          <w:rFonts w:hint="eastAsia"/>
        </w:rPr>
        <w:t>万共存于</w:t>
      </w:r>
      <w:r w:rsidR="006A5657">
        <w:rPr>
          <w:rFonts w:hint="eastAsia"/>
        </w:rPr>
        <w:t>UHGP</w:t>
      </w:r>
      <w:r w:rsidR="006A5657">
        <w:t>-90</w:t>
      </w:r>
      <w:r w:rsidR="006A5657">
        <w:rPr>
          <w:rFonts w:hint="eastAsia"/>
        </w:rPr>
        <w:t>和</w:t>
      </w:r>
      <w:r w:rsidR="006A5657">
        <w:t>IGC-90</w:t>
      </w:r>
      <w:r w:rsidR="000B490B">
        <w:rPr>
          <w:rFonts w:hint="eastAsia"/>
        </w:rPr>
        <w:t>集</w:t>
      </w:r>
      <w:r w:rsidR="006A5657">
        <w:rPr>
          <w:rFonts w:hint="eastAsia"/>
        </w:rPr>
        <w:t>里。</w:t>
      </w:r>
      <w:r w:rsidR="00FA5018">
        <w:rPr>
          <w:rFonts w:hint="eastAsia"/>
        </w:rPr>
        <w:t>相比于</w:t>
      </w:r>
      <w:r w:rsidR="00FA5018">
        <w:rPr>
          <w:rFonts w:hint="eastAsia"/>
        </w:rPr>
        <w:t>IGC</w:t>
      </w:r>
      <w:r w:rsidR="00FA5018">
        <w:t>-90</w:t>
      </w:r>
      <w:r w:rsidR="00FA5018">
        <w:rPr>
          <w:rFonts w:hint="eastAsia"/>
        </w:rPr>
        <w:t>而言，</w:t>
      </w:r>
      <w:r w:rsidR="00FA5018">
        <w:rPr>
          <w:rFonts w:hint="eastAsia"/>
        </w:rPr>
        <w:t>UHG</w:t>
      </w:r>
      <w:r w:rsidR="00CE405C">
        <w:t>P</w:t>
      </w:r>
      <w:r w:rsidR="00FA5018">
        <w:t>-90</w:t>
      </w:r>
      <w:r w:rsidR="0012299C">
        <w:rPr>
          <w:rFonts w:hint="eastAsia"/>
        </w:rPr>
        <w:t>收录的条目数量同比增加</w:t>
      </w:r>
      <w:r w:rsidR="00FA5018">
        <w:rPr>
          <w:rFonts w:hint="eastAsia"/>
        </w:rPr>
        <w:t>了</w:t>
      </w:r>
      <w:r w:rsidR="00FA5018">
        <w:rPr>
          <w:rFonts w:hint="eastAsia"/>
        </w:rPr>
        <w:t>1</w:t>
      </w:r>
      <w:r w:rsidR="00FA5018">
        <w:t>15%</w:t>
      </w:r>
      <w:r w:rsidR="0012299C">
        <w:rPr>
          <w:rFonts w:hint="eastAsia"/>
        </w:rPr>
        <w:t>。</w:t>
      </w:r>
      <w:r w:rsidR="00CE405C">
        <w:rPr>
          <w:rFonts w:hint="eastAsia"/>
        </w:rPr>
        <w:t>然而基于</w:t>
      </w:r>
      <w:r w:rsidR="007F5D1B">
        <w:rPr>
          <w:rFonts w:hint="eastAsia"/>
        </w:rPr>
        <w:t>1</w:t>
      </w:r>
      <w:r w:rsidR="007F5D1B">
        <w:t>005</w:t>
      </w:r>
      <w:r w:rsidR="007F5D1B">
        <w:rPr>
          <w:rFonts w:hint="eastAsia"/>
        </w:rPr>
        <w:t>个样品</w:t>
      </w:r>
      <w:r w:rsidR="00CE405C">
        <w:rPr>
          <w:rFonts w:hint="eastAsia"/>
        </w:rPr>
        <w:t>宏基因组的比对结果显示，</w:t>
      </w:r>
      <w:r w:rsidR="00CE405C">
        <w:rPr>
          <w:rFonts w:hint="eastAsia"/>
        </w:rPr>
        <w:t>UHGP</w:t>
      </w:r>
      <w:r w:rsidR="00CE405C">
        <w:t>-90</w:t>
      </w:r>
      <w:r w:rsidR="001122AE">
        <w:rPr>
          <w:rFonts w:hint="eastAsia"/>
        </w:rPr>
        <w:t>并没有在很大程度上增加对应测序系列的比对率</w:t>
      </w:r>
      <w:r w:rsidR="005A4941">
        <w:rPr>
          <w:rFonts w:hint="eastAsia"/>
        </w:rPr>
        <w:t>（</w:t>
      </w:r>
      <w:r w:rsidR="005A4941">
        <w:rPr>
          <w:rFonts w:hint="eastAsia"/>
        </w:rPr>
        <w:t>mapping</w:t>
      </w:r>
      <w:r w:rsidR="005A4941">
        <w:t xml:space="preserve"> ratio</w:t>
      </w:r>
      <w:r w:rsidR="005A4941">
        <w:rPr>
          <w:rFonts w:hint="eastAsia"/>
        </w:rPr>
        <w:t>）</w:t>
      </w:r>
      <w:r w:rsidR="007F5D1B">
        <w:rPr>
          <w:rFonts w:hint="eastAsia"/>
        </w:rPr>
        <w:t>，对应的提高比例只有</w:t>
      </w:r>
      <w:r w:rsidR="007F5D1B">
        <w:rPr>
          <w:rFonts w:hint="eastAsia"/>
        </w:rPr>
        <w:t>5</w:t>
      </w:r>
      <w:r w:rsidR="007F5D1B">
        <w:t>%</w:t>
      </w:r>
      <w:r w:rsidR="001122AE">
        <w:rPr>
          <w:rFonts w:hint="eastAsia"/>
        </w:rPr>
        <w:t>。</w:t>
      </w:r>
      <w:r w:rsidR="007F5D1B">
        <w:rPr>
          <w:rFonts w:hint="eastAsia"/>
        </w:rPr>
        <w:t>这个结果</w:t>
      </w:r>
      <w:r w:rsidR="00C2673F">
        <w:rPr>
          <w:rFonts w:hint="eastAsia"/>
        </w:rPr>
        <w:t>暗示，极有可能</w:t>
      </w:r>
      <w:r w:rsidR="007F5D1B">
        <w:rPr>
          <w:rFonts w:hint="eastAsia"/>
        </w:rPr>
        <w:t>UHPG</w:t>
      </w:r>
      <w:r w:rsidR="007F5D1B">
        <w:rPr>
          <w:rFonts w:hint="eastAsia"/>
        </w:rPr>
        <w:t>中很多的蛋白条目隶属于</w:t>
      </w:r>
      <w:r w:rsidR="00C2673F">
        <w:rPr>
          <w:rFonts w:hint="eastAsia"/>
        </w:rPr>
        <w:t>样品中的</w:t>
      </w:r>
      <w:r w:rsidR="007F5D1B">
        <w:rPr>
          <w:rFonts w:hint="eastAsia"/>
        </w:rPr>
        <w:t>低丰</w:t>
      </w:r>
      <w:r w:rsidR="00D8205D">
        <w:rPr>
          <w:rFonts w:hint="eastAsia"/>
        </w:rPr>
        <w:t>度</w:t>
      </w:r>
      <w:r w:rsidR="007F5D1B">
        <w:rPr>
          <w:rFonts w:hint="eastAsia"/>
        </w:rPr>
        <w:t>蛋白簇</w:t>
      </w:r>
      <w:r w:rsidR="00C2673F">
        <w:rPr>
          <w:rFonts w:hint="eastAsia"/>
        </w:rPr>
        <w:t>。</w:t>
      </w:r>
      <w:r w:rsidR="00AE680D" w:rsidRPr="0008304E">
        <w:rPr>
          <w:rFonts w:hint="eastAsia"/>
          <w:b/>
          <w:bCs/>
          <w:rPrChange w:id="341" w:author="Yong-Xin Liu" w:date="2020-08-03T16:59:00Z">
            <w:rPr>
              <w:rFonts w:hint="eastAsia"/>
            </w:rPr>
          </w:rPrChange>
        </w:rPr>
        <w:t>为了降低因</w:t>
      </w:r>
      <w:r w:rsidR="00AE680D" w:rsidRPr="0008304E">
        <w:rPr>
          <w:b/>
          <w:bCs/>
          <w:rPrChange w:id="342" w:author="Yong-Xin Liu" w:date="2020-08-03T16:59:00Z">
            <w:rPr/>
          </w:rPrChange>
        </w:rPr>
        <w:t>MAG</w:t>
      </w:r>
      <w:r w:rsidR="00AE680D" w:rsidRPr="0008304E">
        <w:rPr>
          <w:rFonts w:hint="eastAsia"/>
          <w:b/>
          <w:bCs/>
          <w:rPrChange w:id="343" w:author="Yong-Xin Liu" w:date="2020-08-03T16:59:00Z">
            <w:rPr>
              <w:rFonts w:hint="eastAsia"/>
            </w:rPr>
          </w:rPrChange>
        </w:rPr>
        <w:t>污染而带来的虚高的蛋白质组</w:t>
      </w:r>
      <w:r w:rsidR="000B490B">
        <w:rPr>
          <w:rFonts w:hint="eastAsia"/>
          <w:b/>
          <w:bCs/>
        </w:rPr>
        <w:t>集</w:t>
      </w:r>
      <w:r w:rsidR="00AE680D" w:rsidRPr="0008304E">
        <w:rPr>
          <w:rFonts w:hint="eastAsia"/>
          <w:b/>
          <w:bCs/>
          <w:rPrChange w:id="344" w:author="Yong-Xin Liu" w:date="2020-08-03T16:59:00Z">
            <w:rPr>
              <w:rFonts w:hint="eastAsia"/>
            </w:rPr>
          </w:rPrChange>
        </w:rPr>
        <w:t>，</w:t>
      </w:r>
      <w:r w:rsidR="004146C2" w:rsidRPr="0008304E">
        <w:rPr>
          <w:rFonts w:hint="eastAsia"/>
          <w:b/>
          <w:bCs/>
          <w:rPrChange w:id="345" w:author="Yong-Xin Liu" w:date="2020-08-03T16:59:00Z">
            <w:rPr>
              <w:rFonts w:hint="eastAsia"/>
            </w:rPr>
          </w:rPrChange>
        </w:rPr>
        <w:t>最后的</w:t>
      </w:r>
      <w:r w:rsidR="004146C2" w:rsidRPr="0008304E">
        <w:rPr>
          <w:b/>
          <w:bCs/>
          <w:rPrChange w:id="346" w:author="Yong-Xin Liu" w:date="2020-08-03T16:59:00Z">
            <w:rPr/>
          </w:rPrChange>
        </w:rPr>
        <w:t>UHGP</w:t>
      </w:r>
      <w:r w:rsidR="004146C2" w:rsidRPr="0008304E">
        <w:rPr>
          <w:rFonts w:hint="eastAsia"/>
          <w:b/>
          <w:bCs/>
          <w:rPrChange w:id="347" w:author="Yong-Xin Liu" w:date="2020-08-03T16:59:00Z">
            <w:rPr>
              <w:rFonts w:hint="eastAsia"/>
            </w:rPr>
          </w:rPrChange>
        </w:rPr>
        <w:t>只选用了那些在同物种基因组中至少出现在两个不同的基因组中的一类</w:t>
      </w:r>
      <w:r w:rsidR="00FB224E">
        <w:rPr>
          <w:rFonts w:hint="eastAsia"/>
        </w:rPr>
        <w:t>，基于这个筛选条件所得到的</w:t>
      </w:r>
      <w:r w:rsidR="00FB224E">
        <w:rPr>
          <w:rFonts w:hint="eastAsia"/>
        </w:rPr>
        <w:t>UH</w:t>
      </w:r>
      <w:r w:rsidR="00FB224E">
        <w:t>GP-95</w:t>
      </w:r>
      <w:r w:rsidR="00FB224E">
        <w:rPr>
          <w:rFonts w:hint="eastAsia"/>
        </w:rPr>
        <w:t>，</w:t>
      </w:r>
      <w:r w:rsidR="00FB224E">
        <w:rPr>
          <w:rFonts w:hint="eastAsia"/>
        </w:rPr>
        <w:t>UHGP</w:t>
      </w:r>
      <w:r w:rsidR="00FB224E">
        <w:t>-90</w:t>
      </w:r>
      <w:r w:rsidR="00FB224E">
        <w:rPr>
          <w:rFonts w:hint="eastAsia"/>
        </w:rPr>
        <w:t>和</w:t>
      </w:r>
      <w:r w:rsidR="00FB224E">
        <w:rPr>
          <w:rFonts w:hint="eastAsia"/>
        </w:rPr>
        <w:t>UHGP</w:t>
      </w:r>
      <w:r w:rsidR="00FB224E">
        <w:t>-50</w:t>
      </w:r>
      <w:r w:rsidR="00FB224E">
        <w:rPr>
          <w:rFonts w:hint="eastAsia"/>
        </w:rPr>
        <w:t>分别包含</w:t>
      </w:r>
      <w:r w:rsidR="00FB224E">
        <w:rPr>
          <w:rFonts w:hint="eastAsia"/>
        </w:rPr>
        <w:t>1</w:t>
      </w:r>
      <w:r w:rsidR="00FB224E">
        <w:t>0</w:t>
      </w:r>
      <w:ins w:id="348" w:author="Yong-Xin Liu" w:date="2020-08-03T16:59:00Z">
        <w:r w:rsidR="0008304E">
          <w:t>,</w:t>
        </w:r>
      </w:ins>
      <w:r w:rsidR="00FB224E">
        <w:t>798</w:t>
      </w:r>
      <w:ins w:id="349" w:author="Yong-Xin Liu" w:date="2020-08-03T16:59:00Z">
        <w:r w:rsidR="0008304E">
          <w:rPr>
            <w:rFonts w:hint="eastAsia"/>
          </w:rPr>
          <w:t>,</w:t>
        </w:r>
      </w:ins>
      <w:r w:rsidR="00FB224E">
        <w:t>224</w:t>
      </w:r>
      <w:r w:rsidR="00FB224E">
        <w:rPr>
          <w:rFonts w:hint="eastAsia"/>
        </w:rPr>
        <w:t>，</w:t>
      </w:r>
      <w:r w:rsidR="00FB224E">
        <w:rPr>
          <w:rFonts w:hint="eastAsia"/>
        </w:rPr>
        <w:t>8</w:t>
      </w:r>
      <w:ins w:id="350" w:author="Yong-Xin Liu" w:date="2020-08-03T16:59:00Z">
        <w:r w:rsidR="0008304E">
          <w:t>,</w:t>
        </w:r>
      </w:ins>
      <w:r w:rsidR="00FB224E">
        <w:t>082</w:t>
      </w:r>
      <w:ins w:id="351" w:author="Yong-Xin Liu" w:date="2020-08-03T16:59:00Z">
        <w:r w:rsidR="0008304E">
          <w:t>,</w:t>
        </w:r>
      </w:ins>
      <w:r w:rsidR="00FB224E">
        <w:t>122</w:t>
      </w:r>
      <w:r w:rsidR="00FB224E">
        <w:rPr>
          <w:rFonts w:hint="eastAsia"/>
        </w:rPr>
        <w:t>和</w:t>
      </w:r>
      <w:r w:rsidR="00FB224E">
        <w:rPr>
          <w:rFonts w:hint="eastAsia"/>
        </w:rPr>
        <w:t>3</w:t>
      </w:r>
      <w:ins w:id="352" w:author="Yong-Xin Liu" w:date="2020-08-03T17:00:00Z">
        <w:r w:rsidR="0008304E">
          <w:t>,</w:t>
        </w:r>
      </w:ins>
      <w:r w:rsidR="00FB224E">
        <w:t>088</w:t>
      </w:r>
      <w:ins w:id="353" w:author="Yong-Xin Liu" w:date="2020-08-03T16:59:00Z">
        <w:r w:rsidR="0008304E">
          <w:t>,</w:t>
        </w:r>
      </w:ins>
      <w:r w:rsidR="00FB224E">
        <w:t>278</w:t>
      </w:r>
      <w:r w:rsidR="00FB224E">
        <w:rPr>
          <w:rFonts w:hint="eastAsia"/>
        </w:rPr>
        <w:t>个蛋白条目。</w:t>
      </w:r>
    </w:p>
    <w:p w14:paraId="36ADB3CC" w14:textId="77777777" w:rsidR="007E0D0D" w:rsidRDefault="007E0D0D" w:rsidP="00F62DCD">
      <w:pPr>
        <w:rPr>
          <w:b/>
          <w:sz w:val="28"/>
        </w:rPr>
      </w:pPr>
    </w:p>
    <w:p w14:paraId="40D76DC7" w14:textId="22125A07" w:rsidR="00971AA3" w:rsidRPr="00971AA3" w:rsidRDefault="00971AA3" w:rsidP="00F62DCD">
      <w:pPr>
        <w:rPr>
          <w:b/>
          <w:sz w:val="28"/>
        </w:rPr>
      </w:pPr>
      <w:r w:rsidRPr="00971AA3">
        <w:rPr>
          <w:rFonts w:hint="eastAsia"/>
          <w:b/>
          <w:sz w:val="28"/>
        </w:rPr>
        <w:lastRenderedPageBreak/>
        <w:t>UHGP</w:t>
      </w:r>
      <w:r w:rsidRPr="00971AA3">
        <w:rPr>
          <w:rFonts w:hint="eastAsia"/>
          <w:b/>
          <w:sz w:val="28"/>
        </w:rPr>
        <w:t>功能组成</w:t>
      </w:r>
      <w:del w:id="354" w:author="Yong-Xin Liu" w:date="2020-08-03T16:58:00Z">
        <w:r w:rsidRPr="00971AA3" w:rsidDel="0008304E">
          <w:rPr>
            <w:rFonts w:hint="eastAsia"/>
            <w:b/>
            <w:sz w:val="28"/>
          </w:rPr>
          <w:delText>，</w:delText>
        </w:r>
        <w:r w:rsidR="007E0D0D" w:rsidDel="0008304E">
          <w:rPr>
            <w:rFonts w:hint="eastAsia"/>
            <w:b/>
            <w:sz w:val="28"/>
          </w:rPr>
          <w:delText>（见下图）</w:delText>
        </w:r>
      </w:del>
    </w:p>
    <w:p w14:paraId="239B4EE0" w14:textId="77777777" w:rsidR="00B257BA" w:rsidRPr="00F62DCD" w:rsidRDefault="00B257BA" w:rsidP="00F62DCD"/>
    <w:p w14:paraId="182DAA37" w14:textId="5526986F" w:rsidR="00F62DCD" w:rsidRPr="00F62DCD" w:rsidRDefault="00924CBA" w:rsidP="00F62DCD">
      <w:r>
        <w:rPr>
          <w:rFonts w:hint="eastAsia"/>
        </w:rPr>
        <w:t>通过比对当下的主要功能注释数据库（</w:t>
      </w:r>
      <w:proofErr w:type="spellStart"/>
      <w:r>
        <w:rPr>
          <w:rFonts w:hint="eastAsia"/>
        </w:rPr>
        <w:t>eggNOG</w:t>
      </w:r>
      <w:proofErr w:type="spellEnd"/>
      <w:r>
        <w:rPr>
          <w:rFonts w:hint="eastAsia"/>
        </w:rPr>
        <w:t>，</w:t>
      </w:r>
      <w:proofErr w:type="spellStart"/>
      <w:r>
        <w:rPr>
          <w:rFonts w:hint="eastAsia"/>
        </w:rPr>
        <w:t>InterPro</w:t>
      </w:r>
      <w:proofErr w:type="spellEnd"/>
      <w:r>
        <w:rPr>
          <w:rFonts w:hint="eastAsia"/>
        </w:rPr>
        <w:t>，</w:t>
      </w:r>
      <w:r>
        <w:rPr>
          <w:rFonts w:hint="eastAsia"/>
        </w:rPr>
        <w:t>COG</w:t>
      </w:r>
      <w:r>
        <w:rPr>
          <w:rFonts w:hint="eastAsia"/>
        </w:rPr>
        <w:t>和</w:t>
      </w:r>
      <w:r>
        <w:rPr>
          <w:rFonts w:hint="eastAsia"/>
        </w:rPr>
        <w:t>KEGG</w:t>
      </w:r>
      <w:r>
        <w:rPr>
          <w:rFonts w:hint="eastAsia"/>
        </w:rPr>
        <w:t>），</w:t>
      </w:r>
      <w:r>
        <w:rPr>
          <w:rFonts w:hint="eastAsia"/>
        </w:rPr>
        <w:t>UHGP</w:t>
      </w:r>
      <w:r>
        <w:t>-100</w:t>
      </w:r>
      <w:r>
        <w:rPr>
          <w:rFonts w:hint="eastAsia"/>
        </w:rPr>
        <w:t>中存在</w:t>
      </w:r>
      <w:r>
        <w:rPr>
          <w:rFonts w:hint="eastAsia"/>
        </w:rPr>
        <w:t>2</w:t>
      </w:r>
      <w:r>
        <w:t>7.3%</w:t>
      </w:r>
      <w:r>
        <w:rPr>
          <w:rFonts w:hint="eastAsia"/>
        </w:rPr>
        <w:t>的条目在以上数据库中无法匹配到的对应的功能。</w:t>
      </w:r>
      <w:r w:rsidR="00017577">
        <w:rPr>
          <w:rFonts w:hint="eastAsia"/>
        </w:rPr>
        <w:t>基于</w:t>
      </w:r>
      <w:r w:rsidR="00017577">
        <w:rPr>
          <w:rFonts w:hint="eastAsia"/>
        </w:rPr>
        <w:t>COG</w:t>
      </w:r>
      <w:r w:rsidR="00017577">
        <w:rPr>
          <w:rFonts w:hint="eastAsia"/>
        </w:rPr>
        <w:t>的注释结果显示，其中高代表性的功能类群主要参与氨基酸转运和代谢，细胞壁</w:t>
      </w:r>
      <w:r w:rsidR="00017577">
        <w:rPr>
          <w:rFonts w:hint="eastAsia"/>
        </w:rPr>
        <w:t>/</w:t>
      </w:r>
      <w:r w:rsidR="00017577">
        <w:rPr>
          <w:rFonts w:hint="eastAsia"/>
        </w:rPr>
        <w:t>细胞膜</w:t>
      </w:r>
      <w:r w:rsidR="00017577">
        <w:rPr>
          <w:rFonts w:hint="eastAsia"/>
        </w:rPr>
        <w:t>/</w:t>
      </w:r>
      <w:del w:id="355" w:author="Yong-Xin Liu" w:date="2020-08-03T17:03:00Z">
        <w:r w:rsidR="00017577" w:rsidDel="00AB3994">
          <w:delText>envelop</w:delText>
        </w:r>
        <w:r w:rsidR="00017577" w:rsidDel="00AB3994">
          <w:rPr>
            <w:rFonts w:hint="eastAsia"/>
          </w:rPr>
          <w:delText>e</w:delText>
        </w:r>
        <w:r w:rsidR="00017577" w:rsidDel="00AB3994">
          <w:delText xml:space="preserve"> </w:delText>
        </w:r>
      </w:del>
      <w:ins w:id="356" w:author="Yong-Xin Liu" w:date="2020-08-03T17:03:00Z">
        <w:r w:rsidR="00AB3994">
          <w:rPr>
            <w:rFonts w:hint="eastAsia"/>
          </w:rPr>
          <w:t>膜</w:t>
        </w:r>
      </w:ins>
      <w:r w:rsidR="00017577">
        <w:rPr>
          <w:rFonts w:hint="eastAsia"/>
        </w:rPr>
        <w:t>生物</w:t>
      </w:r>
      <w:del w:id="357" w:author="Yong-Xin Liu" w:date="2020-08-03T17:03:00Z">
        <w:r w:rsidR="00017577" w:rsidDel="00AB3994">
          <w:rPr>
            <w:rFonts w:hint="eastAsia"/>
          </w:rPr>
          <w:delText>发生</w:delText>
        </w:r>
      </w:del>
      <w:ins w:id="358" w:author="Yong-Xin Liu" w:date="2020-08-03T17:03:00Z">
        <w:r w:rsidR="00AB3994">
          <w:rPr>
            <w:rFonts w:hint="eastAsia"/>
          </w:rPr>
          <w:t>合成</w:t>
        </w:r>
      </w:ins>
      <w:r w:rsidR="00017577">
        <w:rPr>
          <w:rFonts w:hint="eastAsia"/>
        </w:rPr>
        <w:t>以及转录。</w:t>
      </w:r>
      <w:r w:rsidR="005662F4">
        <w:rPr>
          <w:rFonts w:hint="eastAsia"/>
        </w:rPr>
        <w:t>另外为了比较微生物物种间功能组成差异，作者们将同隶属于同一个物种的基因组的蛋白序列在</w:t>
      </w:r>
      <w:r w:rsidR="005662F4">
        <w:rPr>
          <w:rFonts w:hint="eastAsia"/>
        </w:rPr>
        <w:t>9</w:t>
      </w:r>
      <w:r w:rsidR="005662F4">
        <w:t>0%</w:t>
      </w:r>
      <w:r w:rsidR="005662F4">
        <w:rPr>
          <w:rFonts w:hint="eastAsia"/>
        </w:rPr>
        <w:t>的氨基酸序列一致性的标准下进行了去冗余</w:t>
      </w:r>
      <w:r w:rsidR="00CC70D7">
        <w:rPr>
          <w:rFonts w:hint="eastAsia"/>
        </w:rPr>
        <w:t>，对应物种的</w:t>
      </w:r>
      <w:del w:id="359" w:author="Yong-Xin Liu" w:date="2020-08-03T17:05:00Z">
        <w:r w:rsidR="00CC70D7" w:rsidDel="00AB3994">
          <w:rPr>
            <w:rFonts w:hint="eastAsia"/>
          </w:rPr>
          <w:delText>pan-genome</w:delText>
        </w:r>
        <w:r w:rsidR="00CC70D7" w:rsidDel="00AB3994">
          <w:rPr>
            <w:rFonts w:hint="eastAsia"/>
          </w:rPr>
          <w:delText>被坚定</w:delText>
        </w:r>
      </w:del>
      <w:ins w:id="360" w:author="Yong-Xin Liu" w:date="2020-08-03T17:05:00Z">
        <w:r w:rsidR="00AB3994">
          <w:rPr>
            <w:rFonts w:hint="eastAsia"/>
          </w:rPr>
          <w:t>泛基因组分类</w:t>
        </w:r>
      </w:ins>
      <w:r w:rsidR="00CC70D7">
        <w:rPr>
          <w:rFonts w:hint="eastAsia"/>
        </w:rPr>
        <w:t>到</w:t>
      </w:r>
      <w:r w:rsidR="00CC70D7">
        <w:rPr>
          <w:rFonts w:hint="eastAsia"/>
        </w:rPr>
        <w:t>3</w:t>
      </w:r>
      <w:r w:rsidR="00CC70D7">
        <w:t>63</w:t>
      </w:r>
      <w:r w:rsidR="00CC70D7">
        <w:rPr>
          <w:rFonts w:hint="eastAsia"/>
        </w:rPr>
        <w:t>个</w:t>
      </w:r>
      <w:r w:rsidR="00CC70D7">
        <w:rPr>
          <w:rFonts w:hint="eastAsia"/>
        </w:rPr>
        <w:t>KEGG</w:t>
      </w:r>
      <w:r w:rsidR="00CC70D7">
        <w:rPr>
          <w:rFonts w:hint="eastAsia"/>
        </w:rPr>
        <w:t>模块（</w:t>
      </w:r>
      <w:r w:rsidR="00CC70D7">
        <w:rPr>
          <w:rFonts w:hint="eastAsia"/>
        </w:rPr>
        <w:t>module</w:t>
      </w:r>
      <w:r w:rsidR="00CC70D7">
        <w:rPr>
          <w:rFonts w:hint="eastAsia"/>
        </w:rPr>
        <w:t>）。</w:t>
      </w:r>
      <w:r w:rsidR="00B90741">
        <w:rPr>
          <w:rFonts w:hint="eastAsia"/>
        </w:rPr>
        <w:t>其中保守性的模块的功能主要参与如下过程或者功能：核糖体结</w:t>
      </w:r>
      <w:ins w:id="361" w:author="Yong-Xin Liu" w:date="2020-08-03T17:05:00Z">
        <w:r w:rsidR="00AB3994">
          <w:rPr>
            <w:rFonts w:hint="eastAsia"/>
          </w:rPr>
          <w:t>合</w:t>
        </w:r>
      </w:ins>
      <w:del w:id="362" w:author="Yong-Xin Liu" w:date="2020-08-03T17:05:00Z">
        <w:r w:rsidR="00B90741" w:rsidDel="00AB3994">
          <w:rPr>
            <w:rFonts w:hint="eastAsia"/>
          </w:rPr>
          <w:delText>果</w:delText>
        </w:r>
      </w:del>
      <w:r w:rsidR="00B90741">
        <w:rPr>
          <w:rFonts w:hint="eastAsia"/>
        </w:rPr>
        <w:t>，糖酵解，肌</w:t>
      </w:r>
      <w:proofErr w:type="gramStart"/>
      <w:r w:rsidR="00B90741">
        <w:rPr>
          <w:rFonts w:hint="eastAsia"/>
        </w:rPr>
        <w:t>酐一</w:t>
      </w:r>
      <w:proofErr w:type="gramEnd"/>
      <w:r w:rsidR="00B90741">
        <w:rPr>
          <w:rFonts w:hint="eastAsia"/>
        </w:rPr>
        <w:t>磷酸生物合成，糖原异生以及蔓草酸酯信号路径。</w:t>
      </w:r>
      <w:r w:rsidR="002A2FE1">
        <w:rPr>
          <w:rFonts w:hint="eastAsia"/>
        </w:rPr>
        <w:t>另外，本文发现某些细菌门对应的</w:t>
      </w:r>
      <w:del w:id="363" w:author="Yong-Xin Liu" w:date="2020-08-03T17:06:00Z">
        <w:r w:rsidR="002A2FE1" w:rsidDel="00AB3994">
          <w:rPr>
            <w:rFonts w:hint="eastAsia"/>
          </w:rPr>
          <w:delText>pan-genom</w:delText>
        </w:r>
      </w:del>
      <w:ins w:id="364" w:author="Yong-Xin Liu" w:date="2020-08-03T17:06:00Z">
        <w:r w:rsidR="00AB3994">
          <w:rPr>
            <w:rFonts w:hint="eastAsia"/>
          </w:rPr>
          <w:t>泛基因组</w:t>
        </w:r>
      </w:ins>
      <w:del w:id="365" w:author="Yong-Xin Liu" w:date="2020-08-03T17:06:00Z">
        <w:r w:rsidR="002A2FE1" w:rsidDel="00AB3994">
          <w:rPr>
            <w:rFonts w:hint="eastAsia"/>
          </w:rPr>
          <w:delText>e</w:delText>
        </w:r>
      </w:del>
      <w:r w:rsidR="002A2FE1">
        <w:rPr>
          <w:rFonts w:hint="eastAsia"/>
        </w:rPr>
        <w:t>可注释的功能</w:t>
      </w:r>
      <w:proofErr w:type="gramStart"/>
      <w:r w:rsidR="002A2FE1">
        <w:rPr>
          <w:rFonts w:hint="eastAsia"/>
        </w:rPr>
        <w:t>比列</w:t>
      </w:r>
      <w:proofErr w:type="gramEnd"/>
      <w:r w:rsidR="002A2FE1">
        <w:rPr>
          <w:rFonts w:hint="eastAsia"/>
        </w:rPr>
        <w:t>相对较小，比如</w:t>
      </w:r>
      <w:proofErr w:type="spellStart"/>
      <w:r w:rsidR="002A2FE1">
        <w:rPr>
          <w:rFonts w:hint="eastAsia"/>
        </w:rPr>
        <w:t>Myx</w:t>
      </w:r>
      <w:r w:rsidR="002A2FE1">
        <w:t>ococcota</w:t>
      </w:r>
      <w:proofErr w:type="spellEnd"/>
      <w:r w:rsidR="002A2FE1">
        <w:t xml:space="preserve">, </w:t>
      </w:r>
      <w:proofErr w:type="spellStart"/>
      <w:r w:rsidR="002A2FE1">
        <w:t>Bdellovibrionota</w:t>
      </w:r>
      <w:proofErr w:type="spellEnd"/>
      <w:r w:rsidR="002A2FE1">
        <w:t xml:space="preserve">, </w:t>
      </w:r>
      <w:proofErr w:type="spellStart"/>
      <w:r w:rsidR="002A2FE1">
        <w:t>Thermoplasmatota</w:t>
      </w:r>
      <w:proofErr w:type="spellEnd"/>
      <w:r w:rsidR="002A2FE1">
        <w:t xml:space="preserve">, </w:t>
      </w:r>
      <w:proofErr w:type="spellStart"/>
      <w:r w:rsidR="002A2FE1">
        <w:t>Patescibacteria</w:t>
      </w:r>
      <w:proofErr w:type="spellEnd"/>
      <w:r w:rsidR="002A2FE1">
        <w:rPr>
          <w:rFonts w:hint="eastAsia"/>
        </w:rPr>
        <w:t>和</w:t>
      </w:r>
      <w:proofErr w:type="spellStart"/>
      <w:r w:rsidR="002A2FE1">
        <w:rPr>
          <w:rFonts w:hint="eastAsia"/>
        </w:rPr>
        <w:t>Verrucomicrobiota</w:t>
      </w:r>
      <w:proofErr w:type="spellEnd"/>
      <w:r w:rsidR="002A2FE1">
        <w:rPr>
          <w:rFonts w:hint="eastAsia"/>
        </w:rPr>
        <w:t>。与此同时，某些细菌类群对应的碳水化合物</w:t>
      </w:r>
      <w:del w:id="366" w:author="Yong-Xin Liu" w:date="2020-08-03T17:06:00Z">
        <w:r w:rsidR="002A2FE1" w:rsidDel="00AB3994">
          <w:rPr>
            <w:rFonts w:hint="eastAsia"/>
          </w:rPr>
          <w:delText>先</w:delText>
        </w:r>
      </w:del>
      <w:ins w:id="367" w:author="Yong-Xin Liu" w:date="2020-08-03T17:06:00Z">
        <w:r w:rsidR="00AB3994">
          <w:rPr>
            <w:rFonts w:hint="eastAsia"/>
          </w:rPr>
          <w:t>相</w:t>
        </w:r>
      </w:ins>
      <w:r w:rsidR="002A2FE1">
        <w:rPr>
          <w:rFonts w:hint="eastAsia"/>
        </w:rPr>
        <w:t>关的活性酶的编码基因含量相对较高，比如：</w:t>
      </w:r>
      <w:proofErr w:type="spellStart"/>
      <w:r w:rsidR="002A2FE1">
        <w:rPr>
          <w:rFonts w:hint="eastAsia"/>
        </w:rPr>
        <w:t>Fi</w:t>
      </w:r>
      <w:r w:rsidR="002A2FE1">
        <w:t>brobacterota</w:t>
      </w:r>
      <w:proofErr w:type="spellEnd"/>
      <w:r w:rsidR="002A2FE1">
        <w:rPr>
          <w:rFonts w:hint="eastAsia"/>
        </w:rPr>
        <w:t>，</w:t>
      </w:r>
      <w:proofErr w:type="spellStart"/>
      <w:r w:rsidR="002A2FE1">
        <w:rPr>
          <w:rFonts w:hint="eastAsia"/>
        </w:rPr>
        <w:t>B</w:t>
      </w:r>
      <w:r w:rsidR="002A2FE1">
        <w:t>acteroidota</w:t>
      </w:r>
      <w:proofErr w:type="spellEnd"/>
      <w:r w:rsidR="002A2FE1">
        <w:rPr>
          <w:rFonts w:hint="eastAsia"/>
        </w:rPr>
        <w:t>，</w:t>
      </w:r>
      <w:r w:rsidR="002A2FE1">
        <w:t>Firmicutes I</w:t>
      </w:r>
      <w:r w:rsidR="002A2FE1">
        <w:rPr>
          <w:rFonts w:hint="eastAsia"/>
        </w:rPr>
        <w:t>，</w:t>
      </w:r>
      <w:proofErr w:type="spellStart"/>
      <w:r w:rsidR="002A2FE1">
        <w:t>Verrucomicrobiota</w:t>
      </w:r>
      <w:proofErr w:type="spellEnd"/>
      <w:r w:rsidR="002A2FE1">
        <w:rPr>
          <w:rFonts w:hint="eastAsia"/>
        </w:rPr>
        <w:t>和</w:t>
      </w:r>
      <w:proofErr w:type="spellStart"/>
      <w:r w:rsidR="002A2FE1">
        <w:rPr>
          <w:rFonts w:hint="eastAsia"/>
        </w:rPr>
        <w:t>P</w:t>
      </w:r>
      <w:r w:rsidR="002A2FE1">
        <w:t>atescibacteria</w:t>
      </w:r>
      <w:proofErr w:type="spellEnd"/>
      <w:del w:id="368" w:author="Yong-Xin Liu" w:date="2020-08-03T17:06:00Z">
        <w:r w:rsidR="002A2FE1" w:rsidDel="00AB3994">
          <w:rPr>
            <w:rFonts w:hint="eastAsia"/>
          </w:rPr>
          <w:delText>.</w:delText>
        </w:r>
      </w:del>
      <w:ins w:id="369" w:author="Yong-Xin Liu" w:date="2020-08-03T17:06:00Z">
        <w:r w:rsidR="00AB3994">
          <w:rPr>
            <w:rFonts w:hint="eastAsia"/>
          </w:rPr>
          <w:t>。</w:t>
        </w:r>
      </w:ins>
    </w:p>
    <w:p w14:paraId="2AE7B45B" w14:textId="77777777" w:rsidR="00F62DCD" w:rsidRDefault="00F62DCD" w:rsidP="00F62DCD"/>
    <w:p w14:paraId="15FEDFA0" w14:textId="6EB80904" w:rsidR="00F62DCD" w:rsidRDefault="00A264A6" w:rsidP="00F62DCD">
      <w:r w:rsidRPr="00A264A6">
        <w:rPr>
          <w:rFonts w:hint="eastAsia"/>
        </w:rPr>
        <w:t>为了比较</w:t>
      </w:r>
      <w:r>
        <w:rPr>
          <w:rFonts w:hint="eastAsia"/>
        </w:rPr>
        <w:t>种内核心基因以及</w:t>
      </w:r>
      <w:del w:id="370" w:author="Yong-Xin Liu" w:date="2020-08-04T09:26:00Z">
        <w:r w:rsidDel="00241554">
          <w:rPr>
            <w:rFonts w:hint="eastAsia"/>
          </w:rPr>
          <w:delText>修饰基因</w:delText>
        </w:r>
      </w:del>
      <w:ins w:id="371" w:author="Yong-Xin Liu" w:date="2020-08-04T09:36:00Z">
        <w:r w:rsidR="00241554">
          <w:rPr>
            <w:rFonts w:hint="eastAsia"/>
          </w:rPr>
          <w:t>附属基因</w:t>
        </w:r>
      </w:ins>
      <w:r>
        <w:rPr>
          <w:rFonts w:hint="eastAsia"/>
        </w:rPr>
        <w:t>组成特点，只有那些完整度</w:t>
      </w:r>
      <w:r>
        <w:rPr>
          <w:rFonts w:hint="eastAsia"/>
        </w:rPr>
        <w:t>&gt;</w:t>
      </w:r>
      <w:r>
        <w:t>90</w:t>
      </w:r>
      <w:r>
        <w:rPr>
          <w:rFonts w:hint="eastAsia"/>
        </w:rPr>
        <w:t>同时对应物种的基因组总数大于</w:t>
      </w:r>
      <w:r>
        <w:rPr>
          <w:rFonts w:hint="eastAsia"/>
        </w:rPr>
        <w:t>1</w:t>
      </w:r>
      <w:r>
        <w:t>0</w:t>
      </w:r>
      <w:r>
        <w:rPr>
          <w:rFonts w:hint="eastAsia"/>
        </w:rPr>
        <w:t>的物种</w:t>
      </w:r>
      <w:r w:rsidR="00AA3878">
        <w:rPr>
          <w:rFonts w:hint="eastAsia"/>
        </w:rPr>
        <w:t>（共</w:t>
      </w:r>
      <w:r w:rsidR="00AA3878">
        <w:t>781</w:t>
      </w:r>
      <w:r w:rsidR="00AA3878">
        <w:rPr>
          <w:rFonts w:hint="eastAsia"/>
        </w:rPr>
        <w:t>）</w:t>
      </w:r>
      <w:r>
        <w:rPr>
          <w:rFonts w:hint="eastAsia"/>
        </w:rPr>
        <w:t>及其基因组被用于比较分析。</w:t>
      </w:r>
      <w:r w:rsidR="00E81E6D">
        <w:rPr>
          <w:rFonts w:hint="eastAsia"/>
        </w:rPr>
        <w:t>每个物种的基因频数分布呈现双峰模式，</w:t>
      </w:r>
      <w:r w:rsidR="00E81E6D" w:rsidRPr="009302AB">
        <w:rPr>
          <w:rFonts w:hint="eastAsia"/>
          <w:b/>
          <w:bCs/>
          <w:rPrChange w:id="372" w:author="Yong-Xin Liu" w:date="2020-08-04T08:47:00Z">
            <w:rPr>
              <w:rFonts w:hint="eastAsia"/>
            </w:rPr>
          </w:rPrChange>
        </w:rPr>
        <w:t>总体上来讲大部分的基因或属于核心基因（</w:t>
      </w:r>
      <w:commentRangeStart w:id="373"/>
      <w:ins w:id="374" w:author="Yong-Xin Liu" w:date="2020-08-04T08:47:00Z">
        <w:r w:rsidR="009302AB">
          <w:rPr>
            <w:rFonts w:hint="eastAsia"/>
            <w:b/>
            <w:bCs/>
          </w:rPr>
          <w:t>C</w:t>
        </w:r>
        <w:r w:rsidR="009302AB">
          <w:rPr>
            <w:b/>
            <w:bCs/>
          </w:rPr>
          <w:t>ore</w:t>
        </w:r>
      </w:ins>
      <w:commentRangeEnd w:id="373"/>
      <w:ins w:id="375" w:author="Yong-Xin Liu" w:date="2020-08-04T08:51:00Z">
        <w:r w:rsidR="009302AB">
          <w:rPr>
            <w:rStyle w:val="a8"/>
          </w:rPr>
          <w:commentReference w:id="373"/>
        </w:r>
      </w:ins>
      <w:ins w:id="376" w:author="Yong-Xin Liu" w:date="2020-08-04T08:47:00Z">
        <w:r w:rsidR="009302AB">
          <w:rPr>
            <w:rFonts w:hint="eastAsia"/>
            <w:b/>
            <w:bCs/>
          </w:rPr>
          <w:t>，</w:t>
        </w:r>
      </w:ins>
      <w:r w:rsidR="00E81E6D" w:rsidRPr="009302AB">
        <w:rPr>
          <w:rFonts w:hint="eastAsia"/>
          <w:b/>
          <w:bCs/>
          <w:rPrChange w:id="377" w:author="Yong-Xin Liu" w:date="2020-08-04T08:47:00Z">
            <w:rPr>
              <w:rFonts w:hint="eastAsia"/>
            </w:rPr>
          </w:rPrChange>
        </w:rPr>
        <w:t>出现在</w:t>
      </w:r>
      <w:r w:rsidR="00FF23FF" w:rsidRPr="009302AB">
        <w:rPr>
          <w:rFonts w:hint="eastAsia"/>
          <w:b/>
          <w:bCs/>
          <w:rPrChange w:id="378" w:author="Yong-Xin Liu" w:date="2020-08-04T08:47:00Z">
            <w:rPr>
              <w:rFonts w:hint="eastAsia"/>
            </w:rPr>
          </w:rPrChange>
        </w:rPr>
        <w:t>其对应物种</w:t>
      </w:r>
      <w:r w:rsidR="00E81E6D" w:rsidRPr="009302AB">
        <w:rPr>
          <w:rFonts w:hint="eastAsia"/>
          <w:b/>
          <w:bCs/>
          <w:rPrChange w:id="379" w:author="Yong-Xin Liu" w:date="2020-08-04T08:47:00Z">
            <w:rPr>
              <w:rFonts w:hint="eastAsia"/>
            </w:rPr>
          </w:rPrChange>
        </w:rPr>
        <w:t>&gt;9</w:t>
      </w:r>
      <w:r w:rsidR="00E81E6D" w:rsidRPr="009302AB">
        <w:rPr>
          <w:b/>
          <w:bCs/>
          <w:rPrChange w:id="380" w:author="Yong-Xin Liu" w:date="2020-08-04T08:47:00Z">
            <w:rPr/>
          </w:rPrChange>
        </w:rPr>
        <w:t>0%</w:t>
      </w:r>
      <w:r w:rsidR="00E81E6D" w:rsidRPr="009302AB">
        <w:rPr>
          <w:rFonts w:hint="eastAsia"/>
          <w:b/>
          <w:bCs/>
          <w:rPrChange w:id="381" w:author="Yong-Xin Liu" w:date="2020-08-04T08:47:00Z">
            <w:rPr>
              <w:rFonts w:hint="eastAsia"/>
            </w:rPr>
          </w:rPrChange>
        </w:rPr>
        <w:t>的基因组中）</w:t>
      </w:r>
      <w:del w:id="382" w:author="Yong-Xin Liu" w:date="2020-08-04T08:47:00Z">
        <w:r w:rsidR="00E81E6D" w:rsidDel="009302AB">
          <w:rPr>
            <w:rFonts w:hint="eastAsia"/>
          </w:rPr>
          <w:delText>）</w:delText>
        </w:r>
      </w:del>
      <w:proofErr w:type="gramStart"/>
      <w:r w:rsidR="00E81E6D">
        <w:rPr>
          <w:rFonts w:hint="eastAsia"/>
        </w:rPr>
        <w:t>亦或</w:t>
      </w:r>
      <w:proofErr w:type="gramEnd"/>
      <w:r w:rsidR="00E81E6D">
        <w:rPr>
          <w:rFonts w:hint="eastAsia"/>
        </w:rPr>
        <w:t>属于</w:t>
      </w:r>
      <w:del w:id="383" w:author="Yong-Xin Liu" w:date="2020-08-04T09:26:00Z">
        <w:r w:rsidR="00E81E6D" w:rsidDel="00241554">
          <w:rPr>
            <w:rFonts w:hint="eastAsia"/>
          </w:rPr>
          <w:delText>修饰基因</w:delText>
        </w:r>
      </w:del>
      <w:ins w:id="384" w:author="Yong-Xin Liu" w:date="2020-08-04T09:36:00Z">
        <w:r w:rsidR="00241554">
          <w:rPr>
            <w:rFonts w:hint="eastAsia"/>
          </w:rPr>
          <w:t>附属基因</w:t>
        </w:r>
      </w:ins>
      <w:r w:rsidR="00E81E6D">
        <w:rPr>
          <w:rFonts w:hint="eastAsia"/>
        </w:rPr>
        <w:t>（</w:t>
      </w:r>
      <w:ins w:id="385" w:author="Yong-Xin Liu" w:date="2020-08-04T08:50:00Z">
        <w:r w:rsidR="009302AB">
          <w:rPr>
            <w:rFonts w:hint="eastAsia"/>
          </w:rPr>
          <w:t>A</w:t>
        </w:r>
      </w:ins>
      <w:ins w:id="386" w:author="Yong-Xin Liu" w:date="2020-08-04T08:51:00Z">
        <w:r w:rsidR="009302AB">
          <w:t>ccessory</w:t>
        </w:r>
        <w:r w:rsidR="009302AB">
          <w:rPr>
            <w:rFonts w:hint="eastAsia"/>
          </w:rPr>
          <w:t>，</w:t>
        </w:r>
      </w:ins>
      <w:r w:rsidR="00FF23FF">
        <w:rPr>
          <w:rFonts w:hint="eastAsia"/>
        </w:rPr>
        <w:t>出现在其对应物种</w:t>
      </w:r>
      <w:r w:rsidR="00FF23FF">
        <w:rPr>
          <w:rFonts w:hint="eastAsia"/>
        </w:rPr>
        <w:t>&lt;</w:t>
      </w:r>
      <w:r w:rsidR="00FF23FF">
        <w:t>10%</w:t>
      </w:r>
      <w:r w:rsidR="00E81E6D">
        <w:rPr>
          <w:rFonts w:hint="eastAsia"/>
        </w:rPr>
        <w:t>的基因组中）。</w:t>
      </w:r>
      <w:r w:rsidR="00820343">
        <w:rPr>
          <w:rFonts w:hint="eastAsia"/>
        </w:rPr>
        <w:t>另外不同微生物种</w:t>
      </w:r>
      <w:r w:rsidR="00820343">
        <w:rPr>
          <w:rFonts w:hint="eastAsia"/>
        </w:rPr>
        <w:t>pan-genome</w:t>
      </w:r>
      <w:r w:rsidR="00820343">
        <w:rPr>
          <w:rFonts w:hint="eastAsia"/>
        </w:rPr>
        <w:t>大小随着其基因组个数的增加速率不同，</w:t>
      </w:r>
      <w:r w:rsidR="00DF1C61">
        <w:rPr>
          <w:rFonts w:hint="eastAsia"/>
        </w:rPr>
        <w:t>其中</w:t>
      </w:r>
      <w:r w:rsidR="00DF1C61">
        <w:rPr>
          <w:rFonts w:hint="eastAsia"/>
        </w:rPr>
        <w:t>Firmicute</w:t>
      </w:r>
      <w:r w:rsidR="00DF1C61">
        <w:rPr>
          <w:rFonts w:hint="eastAsia"/>
        </w:rPr>
        <w:t>对应的增长速率较大（但是个人认为这个趋势并没有特别明显，线性关系有点牵强）。</w:t>
      </w:r>
      <w:r w:rsidR="00E94719">
        <w:rPr>
          <w:rFonts w:hint="eastAsia"/>
        </w:rPr>
        <w:t>但是有一点比较有意思的是，物种对应的核心基因占总基因的比例存在很大的差异，即使</w:t>
      </w:r>
      <w:r w:rsidR="00A93607">
        <w:rPr>
          <w:rFonts w:hint="eastAsia"/>
        </w:rPr>
        <w:t>当同一个细菌门的</w:t>
      </w:r>
      <w:r w:rsidR="00E94719">
        <w:rPr>
          <w:rFonts w:hint="eastAsia"/>
        </w:rPr>
        <w:t>两个物种包含基因组个数都高达</w:t>
      </w:r>
      <w:r w:rsidR="00E94719">
        <w:rPr>
          <w:rFonts w:hint="eastAsia"/>
        </w:rPr>
        <w:t>1</w:t>
      </w:r>
      <w:r w:rsidR="00E94719">
        <w:t>000</w:t>
      </w:r>
      <w:r w:rsidR="00A93607">
        <w:rPr>
          <w:rFonts w:hint="eastAsia"/>
        </w:rPr>
        <w:t>，其核心基因比例依旧差异很大。</w:t>
      </w:r>
    </w:p>
    <w:p w14:paraId="6DD5CB6C" w14:textId="77777777" w:rsidR="00766E75" w:rsidRDefault="00766E75" w:rsidP="00F62DCD"/>
    <w:p w14:paraId="3DE9E752" w14:textId="36268FE3" w:rsidR="00766E75" w:rsidRDefault="00766E75" w:rsidP="00F62DCD">
      <w:r>
        <w:rPr>
          <w:rFonts w:hint="eastAsia"/>
        </w:rPr>
        <w:t>通过对核心基因和</w:t>
      </w:r>
      <w:del w:id="387" w:author="Yong-Xin Liu" w:date="2020-08-04T09:26:00Z">
        <w:r w:rsidDel="00241554">
          <w:rPr>
            <w:rFonts w:hint="eastAsia"/>
          </w:rPr>
          <w:delText>修饰基因</w:delText>
        </w:r>
      </w:del>
      <w:ins w:id="388" w:author="Yong-Xin Liu" w:date="2020-08-04T09:36:00Z">
        <w:r w:rsidR="00241554">
          <w:rPr>
            <w:rFonts w:hint="eastAsia"/>
          </w:rPr>
          <w:t>附属基因</w:t>
        </w:r>
      </w:ins>
      <w:r>
        <w:rPr>
          <w:rFonts w:hint="eastAsia"/>
        </w:rPr>
        <w:t>进行功能注释</w:t>
      </w:r>
      <w:r w:rsidR="00A91EE7">
        <w:rPr>
          <w:rFonts w:hint="eastAsia"/>
        </w:rPr>
        <w:t>发现，对应核心基因的可注释比例（</w:t>
      </w:r>
      <w:r w:rsidR="00A91EE7">
        <w:rPr>
          <w:rFonts w:hint="eastAsia"/>
        </w:rPr>
        <w:t>9</w:t>
      </w:r>
      <w:r w:rsidR="00A91EE7">
        <w:t xml:space="preserve">6% </w:t>
      </w:r>
      <w:proofErr w:type="spellStart"/>
      <w:r w:rsidR="00A91EE7">
        <w:rPr>
          <w:rFonts w:hint="eastAsia"/>
        </w:rPr>
        <w:t>eggNOG</w:t>
      </w:r>
      <w:proofErr w:type="spellEnd"/>
      <w:r w:rsidR="00A91EE7">
        <w:rPr>
          <w:rFonts w:hint="eastAsia"/>
        </w:rPr>
        <w:t>，</w:t>
      </w:r>
      <w:r w:rsidR="00A91EE7">
        <w:rPr>
          <w:rFonts w:hint="eastAsia"/>
        </w:rPr>
        <w:t>9</w:t>
      </w:r>
      <w:r w:rsidR="00A91EE7">
        <w:t xml:space="preserve">4% </w:t>
      </w:r>
      <w:proofErr w:type="spellStart"/>
      <w:r w:rsidR="00A91EE7">
        <w:t>InterPro</w:t>
      </w:r>
      <w:proofErr w:type="spellEnd"/>
      <w:r w:rsidR="00A91EE7">
        <w:rPr>
          <w:rFonts w:hint="eastAsia"/>
        </w:rPr>
        <w:t>，</w:t>
      </w:r>
      <w:r w:rsidR="00A91EE7">
        <w:rPr>
          <w:rFonts w:hint="eastAsia"/>
        </w:rPr>
        <w:t>9</w:t>
      </w:r>
      <w:r w:rsidR="00A91EE7">
        <w:t>2% COG</w:t>
      </w:r>
      <w:r w:rsidR="00A91EE7">
        <w:rPr>
          <w:rFonts w:hint="eastAsia"/>
        </w:rPr>
        <w:t>和</w:t>
      </w:r>
      <w:r w:rsidR="00A91EE7">
        <w:rPr>
          <w:rFonts w:hint="eastAsia"/>
        </w:rPr>
        <w:t>6</w:t>
      </w:r>
      <w:r w:rsidR="00A91EE7">
        <w:t xml:space="preserve">9% </w:t>
      </w:r>
      <w:r w:rsidR="00A91EE7">
        <w:rPr>
          <w:rFonts w:hint="eastAsia"/>
        </w:rPr>
        <w:t>KEGG</w:t>
      </w:r>
      <w:r w:rsidR="00A91EE7">
        <w:rPr>
          <w:rFonts w:hint="eastAsia"/>
        </w:rPr>
        <w:t>）明显高于</w:t>
      </w:r>
      <w:del w:id="389" w:author="Yong-Xin Liu" w:date="2020-08-04T09:26:00Z">
        <w:r w:rsidR="00A91EE7" w:rsidDel="00241554">
          <w:rPr>
            <w:rFonts w:hint="eastAsia"/>
          </w:rPr>
          <w:delText>修饰基因</w:delText>
        </w:r>
      </w:del>
      <w:ins w:id="390" w:author="Yong-Xin Liu" w:date="2020-08-04T09:36:00Z">
        <w:r w:rsidR="00241554">
          <w:rPr>
            <w:rFonts w:hint="eastAsia"/>
          </w:rPr>
          <w:t>附属基因</w:t>
        </w:r>
      </w:ins>
      <w:r w:rsidR="00A91EE7">
        <w:rPr>
          <w:rFonts w:hint="eastAsia"/>
        </w:rPr>
        <w:t>，后者平均有</w:t>
      </w:r>
      <w:r w:rsidR="00A91EE7">
        <w:rPr>
          <w:rFonts w:hint="eastAsia"/>
        </w:rPr>
        <w:t>2</w:t>
      </w:r>
      <w:r w:rsidR="00A91EE7">
        <w:t>1</w:t>
      </w:r>
      <w:r w:rsidR="00A91EE7">
        <w:rPr>
          <w:rFonts w:hint="eastAsia"/>
        </w:rPr>
        <w:t>%</w:t>
      </w:r>
      <w:r w:rsidR="00A91EE7">
        <w:rPr>
          <w:rFonts w:hint="eastAsia"/>
        </w:rPr>
        <w:t>基因无法</w:t>
      </w:r>
      <w:proofErr w:type="gramStart"/>
      <w:r w:rsidR="00A91EE7">
        <w:rPr>
          <w:rFonts w:hint="eastAsia"/>
        </w:rPr>
        <w:t>被以上</w:t>
      </w:r>
      <w:proofErr w:type="gramEnd"/>
      <w:r w:rsidR="00A91EE7">
        <w:rPr>
          <w:rFonts w:hint="eastAsia"/>
        </w:rPr>
        <w:t>数据库注释。</w:t>
      </w:r>
      <w:r w:rsidR="00CE5B64">
        <w:rPr>
          <w:rFonts w:hint="eastAsia"/>
        </w:rPr>
        <w:t>基于</w:t>
      </w:r>
      <w:r w:rsidR="00CE5B64">
        <w:rPr>
          <w:rFonts w:hint="eastAsia"/>
        </w:rPr>
        <w:t>COG</w:t>
      </w:r>
      <w:r w:rsidR="00CE5B64">
        <w:rPr>
          <w:rFonts w:hint="eastAsia"/>
        </w:rPr>
        <w:t>数据库的功能注释结果显示，核心基因编码蛋白功能往往与关键的碳，氨基酸以及脂肪的代谢途径及其它看家功能相关。相比而言，</w:t>
      </w:r>
      <w:del w:id="391" w:author="Yong-Xin Liu" w:date="2020-08-04T09:26:00Z">
        <w:r w:rsidR="00CE5B64" w:rsidDel="00241554">
          <w:rPr>
            <w:rFonts w:hint="eastAsia"/>
          </w:rPr>
          <w:delText>修饰基因</w:delText>
        </w:r>
      </w:del>
      <w:ins w:id="392" w:author="Yong-Xin Liu" w:date="2020-08-04T09:36:00Z">
        <w:r w:rsidR="00241554">
          <w:rPr>
            <w:rFonts w:hint="eastAsia"/>
          </w:rPr>
          <w:t>附属基因</w:t>
        </w:r>
      </w:ins>
      <w:r w:rsidR="00CE5B64">
        <w:rPr>
          <w:rFonts w:hint="eastAsia"/>
        </w:rPr>
        <w:t>编码的蛋白往往与微生物的防御机制相关，包含广谱</w:t>
      </w:r>
      <w:r w:rsidR="00887025">
        <w:rPr>
          <w:rFonts w:hint="eastAsia"/>
        </w:rPr>
        <w:t>耐药性</w:t>
      </w:r>
      <w:r w:rsidR="00CE5B64">
        <w:rPr>
          <w:rFonts w:hint="eastAsia"/>
        </w:rPr>
        <w:t>机制</w:t>
      </w:r>
      <w:r w:rsidR="00887025">
        <w:rPr>
          <w:rFonts w:hint="eastAsia"/>
        </w:rPr>
        <w:t>相关的</w:t>
      </w:r>
      <w:ins w:id="393" w:author="Yong-Xin Liu" w:date="2020-08-04T09:39:00Z">
        <w:r w:rsidR="00A5269F" w:rsidRPr="00A5269F">
          <w:rPr>
            <w:rFonts w:hint="eastAsia"/>
          </w:rPr>
          <w:t>ABC</w:t>
        </w:r>
        <w:r w:rsidR="00A5269F" w:rsidRPr="00A5269F">
          <w:rPr>
            <w:rFonts w:hint="eastAsia"/>
          </w:rPr>
          <w:t>运输外排泵</w:t>
        </w:r>
        <w:r w:rsidR="00A5269F">
          <w:rPr>
            <w:rFonts w:hint="eastAsia"/>
          </w:rPr>
          <w:t>(</w:t>
        </w:r>
      </w:ins>
      <w:r w:rsidR="00CE5B64">
        <w:rPr>
          <w:rFonts w:hint="eastAsia"/>
        </w:rPr>
        <w:t>ABC</w:t>
      </w:r>
      <w:r w:rsidR="00CE5B64">
        <w:t xml:space="preserve"> </w:t>
      </w:r>
      <w:r w:rsidR="00CE5B64">
        <w:rPr>
          <w:rFonts w:hint="eastAsia"/>
        </w:rPr>
        <w:t>transporter</w:t>
      </w:r>
      <w:r w:rsidR="00CE5B64">
        <w:t xml:space="preserve"> efflux pumps</w:t>
      </w:r>
      <w:ins w:id="394" w:author="Yong-Xin Liu" w:date="2020-08-04T09:39:00Z">
        <w:r w:rsidR="00A5269F">
          <w:t>)</w:t>
        </w:r>
      </w:ins>
      <w:r w:rsidR="00887025">
        <w:rPr>
          <w:rFonts w:hint="eastAsia"/>
        </w:rPr>
        <w:t>以及更加具有目标性的对噬菌体病毒的防御机制，比如，</w:t>
      </w:r>
      <w:r w:rsidR="00CE5B64">
        <w:rPr>
          <w:rFonts w:hint="eastAsia"/>
        </w:rPr>
        <w:t>CRISPRA-</w:t>
      </w:r>
      <w:del w:id="395" w:author="Yong-Xin Liu" w:date="2020-08-04T09:37:00Z">
        <w:r w:rsidR="00CE5B64" w:rsidDel="00A5269F">
          <w:rPr>
            <w:rFonts w:hint="eastAsia"/>
          </w:rPr>
          <w:delText>c</w:delText>
        </w:r>
      </w:del>
      <w:ins w:id="396" w:author="Yong-Xin Liu" w:date="2020-08-04T09:37:00Z">
        <w:r w:rsidR="00A5269F">
          <w:rPr>
            <w:rFonts w:hint="eastAsia"/>
          </w:rPr>
          <w:t>C</w:t>
        </w:r>
      </w:ins>
      <w:r w:rsidR="00CE5B64">
        <w:rPr>
          <w:rFonts w:hint="eastAsia"/>
        </w:rPr>
        <w:t>as</w:t>
      </w:r>
      <w:del w:id="397" w:author="Yong-Xin Liu" w:date="2020-08-04T09:37:00Z">
        <w:r w:rsidR="00CE5B64" w:rsidDel="00A5269F">
          <w:rPr>
            <w:rFonts w:hint="eastAsia"/>
          </w:rPr>
          <w:delText>和</w:delText>
        </w:r>
        <w:r w:rsidR="00CE5B64" w:rsidDel="00A5269F">
          <w:rPr>
            <w:rFonts w:hint="eastAsia"/>
          </w:rPr>
          <w:delText>restriction</w:delText>
        </w:r>
        <w:r w:rsidR="00CE5B64" w:rsidDel="00A5269F">
          <w:delText xml:space="preserve"> modification systems</w:delText>
        </w:r>
      </w:del>
      <w:ins w:id="398" w:author="Yong-Xin Liu" w:date="2020-08-04T09:37:00Z">
        <w:r w:rsidR="00A5269F">
          <w:rPr>
            <w:rFonts w:hint="eastAsia"/>
          </w:rPr>
          <w:t>限制修改系统</w:t>
        </w:r>
      </w:ins>
      <w:r w:rsidR="00887025">
        <w:rPr>
          <w:rFonts w:hint="eastAsia"/>
        </w:rPr>
        <w:t>。</w:t>
      </w:r>
    </w:p>
    <w:p w14:paraId="515BFCA5" w14:textId="77777777" w:rsidR="005A2C8B" w:rsidRDefault="005A2C8B" w:rsidP="00F62DCD"/>
    <w:p w14:paraId="50F82733" w14:textId="77777777" w:rsidR="005A2C8B" w:rsidRDefault="005A2C8B" w:rsidP="00F62DCD"/>
    <w:p w14:paraId="5B04A086" w14:textId="77777777" w:rsidR="005A2C8B" w:rsidRDefault="005A2C8B" w:rsidP="00F62DCD"/>
    <w:p w14:paraId="5B8F1C14" w14:textId="3C9B75E5" w:rsidR="005A2C8B" w:rsidRDefault="009302AB" w:rsidP="00F62DCD">
      <w:ins w:id="399" w:author="Yong-Xin Liu" w:date="2020-08-04T08:52:00Z">
        <w:r w:rsidRPr="009302AB">
          <w:rPr>
            <w:rFonts w:hint="eastAsia"/>
          </w:rPr>
          <w:t>图</w:t>
        </w:r>
        <w:r w:rsidRPr="009302AB">
          <w:rPr>
            <w:rFonts w:hint="eastAsia"/>
          </w:rPr>
          <w:t>5</w:t>
        </w:r>
        <w:r w:rsidRPr="009302AB">
          <w:rPr>
            <w:rFonts w:hint="eastAsia"/>
          </w:rPr>
          <w:t>：肠道微生物组内的全基因组多样性模式。</w:t>
        </w:r>
      </w:ins>
    </w:p>
    <w:p w14:paraId="1C351E95" w14:textId="2BD771F5" w:rsidR="005A2C8B" w:rsidRDefault="009302AB" w:rsidP="00F62DCD">
      <w:ins w:id="400" w:author="Yong-Xin Liu" w:date="2020-08-04T08:51:00Z">
        <w:r>
          <w:rPr>
            <w:b/>
            <w:bCs/>
          </w:rPr>
          <w:t>Fig. 5: Pan-genome diversity patterns within the gut microbiome.</w:t>
        </w:r>
      </w:ins>
    </w:p>
    <w:p w14:paraId="3CE30283" w14:textId="77777777" w:rsidR="005A2C8B" w:rsidRDefault="005A2C8B" w:rsidP="00F62DCD"/>
    <w:p w14:paraId="1F2E212C" w14:textId="77777777" w:rsidR="009302AB" w:rsidRDefault="009302AB" w:rsidP="00F62DCD">
      <w:pPr>
        <w:rPr>
          <w:ins w:id="401" w:author="Yong-Xin Liu" w:date="2020-08-04T08:58:00Z"/>
        </w:rPr>
      </w:pPr>
    </w:p>
    <w:p w14:paraId="6BE420E5" w14:textId="37588E53" w:rsidR="005A2C8B" w:rsidRDefault="005A2C8B" w:rsidP="00F62DCD">
      <w:pPr>
        <w:rPr>
          <w:ins w:id="402" w:author="Yong-Xin Liu" w:date="2020-08-04T08:59:00Z"/>
        </w:rPr>
      </w:pPr>
      <w:r>
        <w:rPr>
          <w:rFonts w:hint="eastAsia"/>
          <w:noProof/>
        </w:rPr>
        <w:lastRenderedPageBreak/>
        <w:drawing>
          <wp:inline distT="0" distB="0" distL="0" distR="0" wp14:anchorId="0611DFCD" wp14:editId="30B8A9D8">
            <wp:extent cx="5943600" cy="7399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30 at 6.17.3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399655"/>
                    </a:xfrm>
                    <a:prstGeom prst="rect">
                      <a:avLst/>
                    </a:prstGeom>
                  </pic:spPr>
                </pic:pic>
              </a:graphicData>
            </a:graphic>
          </wp:inline>
        </w:drawing>
      </w:r>
    </w:p>
    <w:p w14:paraId="5B58CB3C" w14:textId="05FBD96B" w:rsidR="001F2E45" w:rsidRDefault="001F2E45" w:rsidP="00F62DCD">
      <w:pPr>
        <w:rPr>
          <w:ins w:id="403" w:author="Yong-Xin Liu" w:date="2020-08-04T09:29:00Z"/>
        </w:rPr>
      </w:pPr>
      <w:ins w:id="404" w:author="Yong-Xin Liu" w:date="2020-08-04T08:59:00Z">
        <w:r w:rsidRPr="001F2E45">
          <w:rPr>
            <w:rFonts w:hint="eastAsia"/>
          </w:rPr>
          <w:t>a</w:t>
        </w:r>
        <w:r w:rsidRPr="001F2E45">
          <w:rPr>
            <w:rFonts w:hint="eastAsia"/>
          </w:rPr>
          <w:t>，归一化的泛基因组大小与同种基因组数目的关系。为每个门生成了回归曲线，相应的确定系数显示在每个曲线的旁边，阴影区域表示</w:t>
        </w:r>
        <w:r w:rsidRPr="001F2E45">
          <w:rPr>
            <w:rFonts w:hint="eastAsia"/>
          </w:rPr>
          <w:t>95</w:t>
        </w:r>
        <w:r w:rsidRPr="001F2E45">
          <w:rPr>
            <w:rFonts w:hint="eastAsia"/>
          </w:rPr>
          <w:t>％的置信度区间。以下对应于每个门所考虑的物种数量：放线菌，</w:t>
        </w:r>
        <w:r w:rsidRPr="001F2E45">
          <w:rPr>
            <w:rFonts w:hint="eastAsia"/>
          </w:rPr>
          <w:t>n = 66</w:t>
        </w:r>
        <w:r w:rsidRPr="001F2E45">
          <w:rPr>
            <w:rFonts w:hint="eastAsia"/>
          </w:rPr>
          <w:t>。</w:t>
        </w:r>
        <w:r w:rsidRPr="001F2E45">
          <w:rPr>
            <w:rFonts w:hint="eastAsia"/>
          </w:rPr>
          <w:t xml:space="preserve"> </w:t>
        </w:r>
        <w:proofErr w:type="spellStart"/>
        <w:r w:rsidRPr="001F2E45">
          <w:rPr>
            <w:rFonts w:hint="eastAsia"/>
          </w:rPr>
          <w:t>Bacteroidota</w:t>
        </w:r>
        <w:proofErr w:type="spellEnd"/>
        <w:r w:rsidRPr="001F2E45">
          <w:rPr>
            <w:rFonts w:hint="eastAsia"/>
          </w:rPr>
          <w:t>，</w:t>
        </w:r>
        <w:r w:rsidRPr="001F2E45">
          <w:rPr>
            <w:rFonts w:hint="eastAsia"/>
          </w:rPr>
          <w:t>n = 122</w:t>
        </w:r>
        <w:r w:rsidRPr="001F2E45">
          <w:rPr>
            <w:rFonts w:hint="eastAsia"/>
          </w:rPr>
          <w:t>。</w:t>
        </w:r>
        <w:r w:rsidRPr="001F2E45">
          <w:rPr>
            <w:rFonts w:hint="eastAsia"/>
          </w:rPr>
          <w:t xml:space="preserve"> Firmicutes</w:t>
        </w:r>
        <w:r w:rsidRPr="001F2E45">
          <w:rPr>
            <w:rFonts w:hint="eastAsia"/>
          </w:rPr>
          <w:t>，</w:t>
        </w:r>
        <w:r w:rsidRPr="001F2E45">
          <w:rPr>
            <w:rFonts w:hint="eastAsia"/>
          </w:rPr>
          <w:t>n = 90</w:t>
        </w:r>
        <w:r w:rsidRPr="001F2E45">
          <w:rPr>
            <w:rFonts w:hint="eastAsia"/>
          </w:rPr>
          <w:t>。</w:t>
        </w:r>
        <w:r w:rsidRPr="001F2E45">
          <w:rPr>
            <w:rFonts w:hint="eastAsia"/>
          </w:rPr>
          <w:t xml:space="preserve"> Firmicutes A</w:t>
        </w:r>
        <w:r w:rsidRPr="001F2E45">
          <w:rPr>
            <w:rFonts w:hint="eastAsia"/>
          </w:rPr>
          <w:t>，</w:t>
        </w:r>
        <w:r w:rsidRPr="001F2E45">
          <w:rPr>
            <w:rFonts w:hint="eastAsia"/>
          </w:rPr>
          <w:t>n = 325</w:t>
        </w:r>
        <w:r w:rsidRPr="001F2E45">
          <w:rPr>
            <w:rFonts w:hint="eastAsia"/>
          </w:rPr>
          <w:t>。</w:t>
        </w:r>
        <w:r w:rsidRPr="001F2E45">
          <w:rPr>
            <w:rFonts w:hint="eastAsia"/>
          </w:rPr>
          <w:t xml:space="preserve"> Firmicutes C</w:t>
        </w:r>
        <w:r w:rsidRPr="001F2E45">
          <w:rPr>
            <w:rFonts w:hint="eastAsia"/>
          </w:rPr>
          <w:t>，</w:t>
        </w:r>
        <w:r w:rsidRPr="001F2E45">
          <w:rPr>
            <w:rFonts w:hint="eastAsia"/>
          </w:rPr>
          <w:t>n = 44</w:t>
        </w:r>
        <w:r w:rsidRPr="001F2E45">
          <w:rPr>
            <w:rFonts w:hint="eastAsia"/>
          </w:rPr>
          <w:t>。变形杆菌，</w:t>
        </w:r>
        <w:r w:rsidRPr="001F2E45">
          <w:rPr>
            <w:rFonts w:hint="eastAsia"/>
          </w:rPr>
          <w:t>n = 65</w:t>
        </w:r>
        <w:r w:rsidRPr="001F2E45">
          <w:rPr>
            <w:rFonts w:hint="eastAsia"/>
          </w:rPr>
          <w:t>。</w:t>
        </w:r>
        <w:r w:rsidRPr="001F2E45">
          <w:rPr>
            <w:rFonts w:hint="eastAsia"/>
          </w:rPr>
          <w:t xml:space="preserve"> </w:t>
        </w:r>
        <w:proofErr w:type="spellStart"/>
        <w:r w:rsidRPr="001F2E45">
          <w:rPr>
            <w:rFonts w:hint="eastAsia"/>
          </w:rPr>
          <w:t>Verrucomicrobiota</w:t>
        </w:r>
        <w:proofErr w:type="spellEnd"/>
        <w:r w:rsidRPr="001F2E45">
          <w:rPr>
            <w:rFonts w:hint="eastAsia"/>
          </w:rPr>
          <w:t>，</w:t>
        </w:r>
        <w:r w:rsidRPr="001F2E45">
          <w:rPr>
            <w:rFonts w:hint="eastAsia"/>
          </w:rPr>
          <w:t xml:space="preserve">n = </w:t>
        </w:r>
        <w:r w:rsidRPr="001F2E45">
          <w:rPr>
            <w:rFonts w:hint="eastAsia"/>
          </w:rPr>
          <w:lastRenderedPageBreak/>
          <w:t>13</w:t>
        </w:r>
        <w:r w:rsidRPr="001F2E45">
          <w:rPr>
            <w:rFonts w:hint="eastAsia"/>
          </w:rPr>
          <w:t>。</w:t>
        </w:r>
        <w:r w:rsidRPr="001F2E45">
          <w:rPr>
            <w:rFonts w:hint="eastAsia"/>
          </w:rPr>
          <w:t>b</w:t>
        </w:r>
        <w:r w:rsidRPr="001F2E45">
          <w:rPr>
            <w:rFonts w:hint="eastAsia"/>
          </w:rPr>
          <w:t>，根据同种基因组的数量（左）和直方图（右），每种物种的核心基因组的</w:t>
        </w:r>
      </w:ins>
      <w:ins w:id="405" w:author="Yong-Xin Liu" w:date="2020-08-04T09:07:00Z">
        <w:r>
          <w:rPr>
            <w:rFonts w:hint="eastAsia"/>
          </w:rPr>
          <w:t>比例</w:t>
        </w:r>
      </w:ins>
      <w:ins w:id="406" w:author="Yong-Xin Liu" w:date="2020-08-04T08:59:00Z">
        <w:r w:rsidRPr="001F2E45">
          <w:rPr>
            <w:rFonts w:hint="eastAsia"/>
          </w:rPr>
          <w:t>，用门着色。水平虚线表示所有物种的中位数。</w:t>
        </w:r>
        <w:r w:rsidRPr="001F2E45">
          <w:rPr>
            <w:rFonts w:hint="eastAsia"/>
          </w:rPr>
          <w:t xml:space="preserve"> c</w:t>
        </w:r>
        <w:r w:rsidRPr="001F2E45">
          <w:rPr>
            <w:rFonts w:hint="eastAsia"/>
          </w:rPr>
          <w:t>，通过各种注释方案分类的核心和</w:t>
        </w:r>
      </w:ins>
      <w:ins w:id="407" w:author="Yong-Xin Liu" w:date="2020-08-04T09:27:00Z">
        <w:r w:rsidR="00241554">
          <w:rPr>
            <w:rFonts w:hint="eastAsia"/>
          </w:rPr>
          <w:t>附属基因</w:t>
        </w:r>
      </w:ins>
      <w:ins w:id="408" w:author="Yong-Xin Liu" w:date="2020-08-04T08:59:00Z">
        <w:r w:rsidRPr="001F2E45">
          <w:rPr>
            <w:rFonts w:hint="eastAsia"/>
          </w:rPr>
          <w:t>（</w:t>
        </w:r>
        <w:r w:rsidRPr="001F2E45">
          <w:rPr>
            <w:rFonts w:hint="eastAsia"/>
          </w:rPr>
          <w:t>n = 781</w:t>
        </w:r>
        <w:r w:rsidRPr="001F2E45">
          <w:rPr>
            <w:rFonts w:hint="eastAsia"/>
          </w:rPr>
          <w:t>种）的比例，以及缺少任何功能注释的基因的百分比。</w:t>
        </w:r>
        <w:proofErr w:type="gramStart"/>
        <w:r w:rsidRPr="001F2E45">
          <w:rPr>
            <w:rFonts w:hint="eastAsia"/>
          </w:rPr>
          <w:t>框长代表</w:t>
        </w:r>
        <w:proofErr w:type="gramEnd"/>
        <w:r w:rsidRPr="001F2E45">
          <w:rPr>
            <w:rFonts w:hint="eastAsia"/>
          </w:rPr>
          <w:t>数据的</w:t>
        </w:r>
        <w:r w:rsidRPr="001F2E45">
          <w:rPr>
            <w:rFonts w:hint="eastAsia"/>
          </w:rPr>
          <w:t>IQR</w:t>
        </w:r>
        <w:r w:rsidRPr="001F2E45">
          <w:rPr>
            <w:rFonts w:hint="eastAsia"/>
          </w:rPr>
          <w:t>，并且</w:t>
        </w:r>
      </w:ins>
      <w:ins w:id="409" w:author="Yong-Xin Liu" w:date="2020-08-04T09:31:00Z">
        <w:r w:rsidR="00241554">
          <w:rPr>
            <w:rFonts w:hint="eastAsia"/>
          </w:rPr>
          <w:t>延长线</w:t>
        </w:r>
      </w:ins>
      <w:ins w:id="410" w:author="Yong-Xin Liu" w:date="2020-08-04T08:59:00Z">
        <w:r w:rsidRPr="001F2E45">
          <w:rPr>
            <w:rFonts w:hint="eastAsia"/>
          </w:rPr>
          <w:t>分别从第一个和第三个四分位数扩展到</w:t>
        </w:r>
        <w:r w:rsidRPr="001F2E45">
          <w:rPr>
            <w:rFonts w:hint="eastAsia"/>
          </w:rPr>
          <w:t>IQR</w:t>
        </w:r>
        <w:r w:rsidRPr="001F2E45">
          <w:rPr>
            <w:rFonts w:hint="eastAsia"/>
          </w:rPr>
          <w:t>的</w:t>
        </w:r>
        <w:r w:rsidRPr="001F2E45">
          <w:rPr>
            <w:rFonts w:hint="eastAsia"/>
          </w:rPr>
          <w:t>1.5</w:t>
        </w:r>
        <w:r w:rsidRPr="001F2E45">
          <w:rPr>
            <w:rFonts w:hint="eastAsia"/>
          </w:rPr>
          <w:t>倍以内的最低和最高值。进行了</w:t>
        </w:r>
      </w:ins>
      <w:ins w:id="411" w:author="Yong-Xin Liu" w:date="2020-08-04T09:50:00Z">
        <w:r w:rsidR="00894608">
          <w:rPr>
            <w:rFonts w:hint="eastAsia"/>
          </w:rPr>
          <w:t>双尾</w:t>
        </w:r>
      </w:ins>
      <w:ins w:id="412" w:author="Yong-Xin Liu" w:date="2020-08-04T08:59:00Z">
        <w:r w:rsidRPr="001F2E45">
          <w:rPr>
            <w:rFonts w:hint="eastAsia"/>
          </w:rPr>
          <w:t>Wilcoxon</w:t>
        </w:r>
        <w:r w:rsidRPr="001F2E45">
          <w:rPr>
            <w:rFonts w:hint="eastAsia"/>
          </w:rPr>
          <w:t>秩和检验，以比较核心基因和</w:t>
        </w:r>
      </w:ins>
      <w:ins w:id="413" w:author="Yong-Xin Liu" w:date="2020-08-04T09:26:00Z">
        <w:r w:rsidR="00241554">
          <w:rPr>
            <w:rFonts w:hint="eastAsia"/>
          </w:rPr>
          <w:t>附属基因</w:t>
        </w:r>
      </w:ins>
      <w:ins w:id="414" w:author="Yong-Xin Liu" w:date="2020-08-04T08:59:00Z">
        <w:r w:rsidRPr="001F2E45">
          <w:rPr>
            <w:rFonts w:hint="eastAsia"/>
          </w:rPr>
          <w:t>之间的分类（</w:t>
        </w:r>
        <w:r w:rsidRPr="001F2E45">
          <w:rPr>
            <w:rFonts w:hint="eastAsia"/>
          </w:rPr>
          <w:t>*** P &lt;0.001</w:t>
        </w:r>
        <w:r w:rsidRPr="001F2E45">
          <w:rPr>
            <w:rFonts w:hint="eastAsia"/>
          </w:rPr>
          <w:t>）。</w:t>
        </w:r>
        <w:r w:rsidRPr="001F2E45">
          <w:rPr>
            <w:rFonts w:hint="eastAsia"/>
          </w:rPr>
          <w:t xml:space="preserve"> d</w:t>
        </w:r>
        <w:r w:rsidRPr="001F2E45">
          <w:rPr>
            <w:rFonts w:hint="eastAsia"/>
          </w:rPr>
          <w:t>，比较分配给核心基因（</w:t>
        </w:r>
        <w:r w:rsidRPr="001F2E45">
          <w:rPr>
            <w:rFonts w:hint="eastAsia"/>
          </w:rPr>
          <w:t xml:space="preserve">n </w:t>
        </w:r>
        <w:r w:rsidRPr="001F2E45">
          <w:rPr>
            <w:rFonts w:hint="eastAsia"/>
          </w:rPr>
          <w:t>＝</w:t>
        </w:r>
        <w:r w:rsidRPr="001F2E45">
          <w:rPr>
            <w:rFonts w:hint="eastAsia"/>
          </w:rPr>
          <w:t xml:space="preserve"> 1,236,880</w:t>
        </w:r>
        <w:r w:rsidRPr="001F2E45">
          <w:rPr>
            <w:rFonts w:hint="eastAsia"/>
          </w:rPr>
          <w:t>）和</w:t>
        </w:r>
      </w:ins>
      <w:ins w:id="415" w:author="Yong-Xin Liu" w:date="2020-08-04T09:26:00Z">
        <w:r w:rsidR="00241554">
          <w:rPr>
            <w:rFonts w:hint="eastAsia"/>
          </w:rPr>
          <w:t>附属基因</w:t>
        </w:r>
      </w:ins>
      <w:ins w:id="416" w:author="Yong-Xin Liu" w:date="2020-08-04T08:59:00Z">
        <w:r w:rsidRPr="001F2E45">
          <w:rPr>
            <w:rFonts w:hint="eastAsia"/>
          </w:rPr>
          <w:t>（</w:t>
        </w:r>
        <w:r w:rsidRPr="001F2E45">
          <w:rPr>
            <w:rFonts w:hint="eastAsia"/>
          </w:rPr>
          <w:t xml:space="preserve">n </w:t>
        </w:r>
        <w:r w:rsidRPr="001F2E45">
          <w:rPr>
            <w:rFonts w:hint="eastAsia"/>
          </w:rPr>
          <w:t>＝</w:t>
        </w:r>
        <w:r w:rsidRPr="001F2E45">
          <w:rPr>
            <w:rFonts w:hint="eastAsia"/>
          </w:rPr>
          <w:t xml:space="preserve"> 4,785,975</w:t>
        </w:r>
        <w:r w:rsidRPr="001F2E45">
          <w:rPr>
            <w:rFonts w:hint="eastAsia"/>
          </w:rPr>
          <w:t>）的功能类别。仅显示了统计学上</w:t>
        </w:r>
      </w:ins>
      <w:ins w:id="417" w:author="Yong-Xin Liu" w:date="2020-08-04T09:29:00Z">
        <w:r w:rsidR="00241554">
          <w:rPr>
            <w:rFonts w:hint="eastAsia"/>
          </w:rPr>
          <w:t>显著</w:t>
        </w:r>
      </w:ins>
      <w:ins w:id="418" w:author="Yong-Xin Liu" w:date="2020-08-04T08:59:00Z">
        <w:r w:rsidRPr="001F2E45">
          <w:rPr>
            <w:rFonts w:hint="eastAsia"/>
          </w:rPr>
          <w:t>的差异（校正后的</w:t>
        </w:r>
        <w:r w:rsidRPr="001F2E45">
          <w:rPr>
            <w:rFonts w:hint="eastAsia"/>
          </w:rPr>
          <w:t>P &lt;0.05</w:t>
        </w:r>
        <w:r w:rsidRPr="001F2E45">
          <w:rPr>
            <w:rFonts w:hint="eastAsia"/>
          </w:rPr>
          <w:t>）。通过</w:t>
        </w:r>
      </w:ins>
      <w:ins w:id="419" w:author="Yong-Xin Liu" w:date="2020-08-04T09:50:00Z">
        <w:r w:rsidR="00894608">
          <w:rPr>
            <w:rFonts w:hint="eastAsia"/>
          </w:rPr>
          <w:t>双尾</w:t>
        </w:r>
      </w:ins>
      <w:ins w:id="420" w:author="Yong-Xin Liu" w:date="2020-08-04T08:59:00Z">
        <w:r w:rsidRPr="001F2E45">
          <w:rPr>
            <w:rFonts w:hint="eastAsia"/>
          </w:rPr>
          <w:t>Wilcoxon</w:t>
        </w:r>
        <w:r w:rsidRPr="001F2E45">
          <w:rPr>
            <w:rFonts w:hint="eastAsia"/>
          </w:rPr>
          <w:t>秩和检验计算</w:t>
        </w:r>
      </w:ins>
      <w:ins w:id="421" w:author="Yong-Xin Liu" w:date="2020-08-04T09:29:00Z">
        <w:r w:rsidR="00241554">
          <w:rPr>
            <w:rFonts w:hint="eastAsia"/>
          </w:rPr>
          <w:t>显著</w:t>
        </w:r>
      </w:ins>
      <w:ins w:id="422" w:author="Yong-Xin Liu" w:date="2020-08-04T08:59:00Z">
        <w:r w:rsidRPr="001F2E45">
          <w:rPr>
            <w:rFonts w:hint="eastAsia"/>
          </w:rPr>
          <w:t>性，并使用</w:t>
        </w:r>
        <w:proofErr w:type="spellStart"/>
        <w:r w:rsidRPr="001F2E45">
          <w:rPr>
            <w:rFonts w:hint="eastAsia"/>
          </w:rPr>
          <w:t>Benjamini</w:t>
        </w:r>
        <w:proofErr w:type="spellEnd"/>
        <w:r w:rsidRPr="001F2E45">
          <w:rPr>
            <w:rFonts w:hint="eastAsia"/>
          </w:rPr>
          <w:t>-Hochberg</w:t>
        </w:r>
        <w:r w:rsidRPr="001F2E45">
          <w:rPr>
            <w:rFonts w:hint="eastAsia"/>
          </w:rPr>
          <w:t>校正对多个比较进行进一步调整。正效应大小</w:t>
        </w:r>
      </w:ins>
      <w:ins w:id="423" w:author="Yong-Xin Liu" w:date="2020-08-04T09:35:00Z">
        <w:r w:rsidR="00241554">
          <w:rPr>
            <w:rFonts w:ascii="Palatino" w:hAnsi="Palatino"/>
            <w:color w:val="222222"/>
            <w:shd w:val="clear" w:color="auto" w:fill="FFFFFF"/>
          </w:rPr>
          <w:t>(Cohen</w:t>
        </w:r>
        <w:proofErr w:type="gramStart"/>
        <w:r w:rsidR="00241554">
          <w:rPr>
            <w:rFonts w:ascii="Palatino" w:hAnsi="Palatino"/>
            <w:color w:val="222222"/>
            <w:shd w:val="clear" w:color="auto" w:fill="FFFFFF"/>
          </w:rPr>
          <w:t>’</w:t>
        </w:r>
        <w:proofErr w:type="gramEnd"/>
        <w:r w:rsidR="00241554">
          <w:rPr>
            <w:rFonts w:ascii="Palatino" w:hAnsi="Palatino"/>
            <w:color w:val="222222"/>
            <w:shd w:val="clear" w:color="auto" w:fill="FFFFFF"/>
          </w:rPr>
          <w:t>s </w:t>
        </w:r>
        <w:r w:rsidR="00241554">
          <w:rPr>
            <w:rFonts w:ascii="Palatino" w:hAnsi="Palatino"/>
            <w:i/>
            <w:iCs/>
            <w:color w:val="222222"/>
            <w:shd w:val="clear" w:color="auto" w:fill="FFFFFF"/>
          </w:rPr>
          <w:t>d</w:t>
        </w:r>
        <w:r w:rsidR="00241554">
          <w:rPr>
            <w:rFonts w:ascii="Palatino" w:hAnsi="Palatino"/>
            <w:color w:val="222222"/>
            <w:shd w:val="clear" w:color="auto" w:fill="FFFFFF"/>
          </w:rPr>
          <w:t>)</w:t>
        </w:r>
      </w:ins>
      <w:ins w:id="424" w:author="Yong-Xin Liu" w:date="2020-08-04T08:59:00Z">
        <w:r w:rsidRPr="001F2E45">
          <w:rPr>
            <w:rFonts w:hint="eastAsia"/>
          </w:rPr>
          <w:t>表示核心基因中的代表性过高。</w:t>
        </w:r>
      </w:ins>
    </w:p>
    <w:p w14:paraId="560649D1" w14:textId="77777777" w:rsidR="00241554" w:rsidRDefault="00241554" w:rsidP="00F62DCD">
      <w:pPr>
        <w:rPr>
          <w:rFonts w:hint="eastAsia"/>
        </w:rPr>
      </w:pPr>
    </w:p>
    <w:p w14:paraId="29CEF212" w14:textId="1993A4DC" w:rsidR="00641CD6" w:rsidRPr="005A2C8B" w:rsidRDefault="005A2C8B" w:rsidP="00F62DCD">
      <w:pPr>
        <w:rPr>
          <w:b/>
          <w:sz w:val="28"/>
        </w:rPr>
      </w:pPr>
      <w:r w:rsidRPr="005A2C8B">
        <w:rPr>
          <w:rFonts w:hint="eastAsia"/>
          <w:b/>
          <w:sz w:val="28"/>
        </w:rPr>
        <w:t>种间单核苷酸多态性</w:t>
      </w:r>
      <w:del w:id="425" w:author="Yong-Xin Liu" w:date="2020-08-04T09:29:00Z">
        <w:r w:rsidR="005C4CCA" w:rsidDel="00241554">
          <w:rPr>
            <w:rFonts w:hint="eastAsia"/>
            <w:b/>
            <w:sz w:val="28"/>
          </w:rPr>
          <w:delText>（见下图）</w:delText>
        </w:r>
      </w:del>
    </w:p>
    <w:p w14:paraId="03296034" w14:textId="77777777" w:rsidR="00641CD6" w:rsidRDefault="00641CD6" w:rsidP="00F62DCD">
      <w:r>
        <w:rPr>
          <w:rFonts w:hint="eastAsia"/>
        </w:rPr>
        <w:t>另外本研究也分析了物种内不同基因组的单核苷酸多态性</w:t>
      </w:r>
      <w:r w:rsidR="00D01BB4">
        <w:rPr>
          <w:rFonts w:hint="eastAsia"/>
        </w:rPr>
        <w:t>（</w:t>
      </w:r>
      <w:r w:rsidR="00D01BB4">
        <w:rPr>
          <w:rFonts w:hint="eastAsia"/>
        </w:rPr>
        <w:t>single</w:t>
      </w:r>
      <w:r w:rsidR="00D01BB4">
        <w:t>-nucleotide variants, SNVs</w:t>
      </w:r>
      <w:r w:rsidR="00D01BB4">
        <w:rPr>
          <w:rFonts w:hint="eastAsia"/>
        </w:rPr>
        <w:t>）</w:t>
      </w:r>
      <w:r>
        <w:rPr>
          <w:rFonts w:hint="eastAsia"/>
        </w:rPr>
        <w:t>，结果显示</w:t>
      </w:r>
      <w:r w:rsidR="00D01BB4">
        <w:rPr>
          <w:rFonts w:hint="eastAsia"/>
        </w:rPr>
        <w:t>8</w:t>
      </w:r>
      <w:r w:rsidR="00D01BB4">
        <w:t>5%</w:t>
      </w:r>
      <w:r w:rsidR="00D01BB4">
        <w:rPr>
          <w:rFonts w:hint="eastAsia"/>
        </w:rPr>
        <w:t>的</w:t>
      </w:r>
      <w:r w:rsidR="00D01BB4">
        <w:rPr>
          <w:rFonts w:hint="eastAsia"/>
        </w:rPr>
        <w:t>SNVs</w:t>
      </w:r>
      <w:r w:rsidR="00AC4737">
        <w:rPr>
          <w:rFonts w:hint="eastAsia"/>
        </w:rPr>
        <w:t>是</w:t>
      </w:r>
      <w:r w:rsidR="00D01BB4">
        <w:rPr>
          <w:rFonts w:hint="eastAsia"/>
        </w:rPr>
        <w:t>MA</w:t>
      </w:r>
      <w:r w:rsidR="00AC4737">
        <w:rPr>
          <w:rFonts w:hint="eastAsia"/>
        </w:rPr>
        <w:t>G</w:t>
      </w:r>
      <w:r w:rsidR="00AC4737">
        <w:t>s</w:t>
      </w:r>
      <w:r w:rsidR="00AC4737">
        <w:rPr>
          <w:rFonts w:hint="eastAsia"/>
        </w:rPr>
        <w:t>特有的</w:t>
      </w:r>
      <w:r w:rsidR="00D01BB4">
        <w:rPr>
          <w:rFonts w:hint="eastAsia"/>
        </w:rPr>
        <w:t>，而可培养微生物的基因组</w:t>
      </w:r>
      <w:r w:rsidR="00AC4737">
        <w:rPr>
          <w:rFonts w:hint="eastAsia"/>
        </w:rPr>
        <w:t>特有的</w:t>
      </w:r>
      <w:r w:rsidR="00D01BB4">
        <w:rPr>
          <w:rFonts w:hint="eastAsia"/>
        </w:rPr>
        <w:t>种内</w:t>
      </w:r>
      <w:r w:rsidR="00D01BB4">
        <w:rPr>
          <w:rFonts w:hint="eastAsia"/>
        </w:rPr>
        <w:t>SNV</w:t>
      </w:r>
      <w:r w:rsidR="00D01BB4">
        <w:t>s</w:t>
      </w:r>
      <w:r w:rsidR="00D01BB4">
        <w:rPr>
          <w:rFonts w:hint="eastAsia"/>
        </w:rPr>
        <w:t>仅</w:t>
      </w:r>
      <w:r w:rsidR="00C55D65">
        <w:rPr>
          <w:rFonts w:hint="eastAsia"/>
        </w:rPr>
        <w:t>有</w:t>
      </w:r>
      <w:r w:rsidR="00D01BB4">
        <w:rPr>
          <w:rFonts w:hint="eastAsia"/>
        </w:rPr>
        <w:t>2</w:t>
      </w:r>
      <w:r w:rsidR="00D01BB4">
        <w:t>.2%</w:t>
      </w:r>
      <w:r w:rsidR="00D01BB4">
        <w:rPr>
          <w:rFonts w:hint="eastAsia"/>
        </w:rPr>
        <w:t>。</w:t>
      </w:r>
      <w:r w:rsidR="00342F40">
        <w:rPr>
          <w:rFonts w:hint="eastAsia"/>
        </w:rPr>
        <w:t>另外发现，非洲肠道微生物样品种的</w:t>
      </w:r>
      <w:r w:rsidR="00342F40">
        <w:rPr>
          <w:rFonts w:hint="eastAsia"/>
        </w:rPr>
        <w:t>SNV</w:t>
      </w:r>
      <w:r w:rsidR="00342F40">
        <w:t>s</w:t>
      </w:r>
      <w:r w:rsidR="00342F40">
        <w:rPr>
          <w:rFonts w:hint="eastAsia"/>
        </w:rPr>
        <w:t>比例相比于其所包含的总基因组数量而言比例远远高于欧洲，美国以及</w:t>
      </w:r>
      <w:r w:rsidR="008662C4">
        <w:rPr>
          <w:rFonts w:hint="eastAsia"/>
        </w:rPr>
        <w:t>亚洲</w:t>
      </w:r>
      <w:r w:rsidR="00342F40">
        <w:rPr>
          <w:rFonts w:hint="eastAsia"/>
        </w:rPr>
        <w:t>样品。</w:t>
      </w:r>
    </w:p>
    <w:p w14:paraId="655C5F30" w14:textId="77777777" w:rsidR="00AA0AEC" w:rsidRDefault="00AA0AEC" w:rsidP="00F62DCD"/>
    <w:p w14:paraId="23BCAC67" w14:textId="7A96A42E" w:rsidR="00AA0AEC" w:rsidRDefault="00A5269F" w:rsidP="00F62DCD">
      <w:ins w:id="426" w:author="Yong-Xin Liu" w:date="2020-08-04T09:41:00Z">
        <w:r w:rsidRPr="00A5269F">
          <w:rPr>
            <w:rFonts w:hint="eastAsia"/>
          </w:rPr>
          <w:t>图</w:t>
        </w:r>
        <w:r w:rsidRPr="00A5269F">
          <w:rPr>
            <w:rFonts w:hint="eastAsia"/>
          </w:rPr>
          <w:t>6</w:t>
        </w:r>
        <w:r w:rsidRPr="00A5269F">
          <w:rPr>
            <w:rFonts w:hint="eastAsia"/>
          </w:rPr>
          <w:t>：种内单核苷酸变异分析。</w:t>
        </w:r>
      </w:ins>
    </w:p>
    <w:p w14:paraId="182EAE7B" w14:textId="19D3AD74" w:rsidR="00AA0AEC" w:rsidRDefault="00A5269F" w:rsidP="00F62DCD">
      <w:ins w:id="427" w:author="Yong-Xin Liu" w:date="2020-08-04T09:41:00Z">
        <w:r>
          <w:rPr>
            <w:b/>
            <w:bCs/>
          </w:rPr>
          <w:t>Fig. 6: Analysis of intraspecies single-nucleotide variation.</w:t>
        </w:r>
      </w:ins>
    </w:p>
    <w:p w14:paraId="51E86DF6" w14:textId="77777777" w:rsidR="005C4CCA" w:rsidRDefault="00AA0AEC" w:rsidP="00F62DCD">
      <w:r>
        <w:rPr>
          <w:rFonts w:hint="eastAsia"/>
          <w:noProof/>
        </w:rPr>
        <w:lastRenderedPageBreak/>
        <w:drawing>
          <wp:inline distT="0" distB="0" distL="0" distR="0" wp14:anchorId="40BB2683" wp14:editId="66C14C20">
            <wp:extent cx="5943600" cy="6598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30 at 6.18.54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8920"/>
                    </a:xfrm>
                    <a:prstGeom prst="rect">
                      <a:avLst/>
                    </a:prstGeom>
                  </pic:spPr>
                </pic:pic>
              </a:graphicData>
            </a:graphic>
          </wp:inline>
        </w:drawing>
      </w:r>
    </w:p>
    <w:p w14:paraId="5CCF68EE" w14:textId="450D08D5" w:rsidR="00A01CE1" w:rsidRDefault="00A5269F" w:rsidP="00F62DCD">
      <w:pPr>
        <w:rPr>
          <w:ins w:id="428" w:author="Yong-Xin Liu" w:date="2020-08-04T09:42:00Z"/>
        </w:rPr>
      </w:pPr>
      <w:ins w:id="429" w:author="Yong-Xin Liu" w:date="2020-08-04T09:42:00Z">
        <w:r w:rsidRPr="00A5269F">
          <w:rPr>
            <w:rFonts w:hint="eastAsia"/>
          </w:rPr>
          <w:t>a</w:t>
        </w:r>
        <w:r w:rsidRPr="00A5269F">
          <w:rPr>
            <w:rFonts w:hint="eastAsia"/>
          </w:rPr>
          <w:t>，检测到的</w:t>
        </w:r>
        <w:r w:rsidRPr="00A5269F">
          <w:rPr>
            <w:rFonts w:hint="eastAsia"/>
          </w:rPr>
          <w:t>SNV</w:t>
        </w:r>
        <w:r w:rsidRPr="00A5269F">
          <w:rPr>
            <w:rFonts w:hint="eastAsia"/>
          </w:rPr>
          <w:t>总数与物种数的关系。通过减少</w:t>
        </w:r>
        <w:r w:rsidRPr="00A5269F">
          <w:rPr>
            <w:rFonts w:hint="eastAsia"/>
          </w:rPr>
          <w:t>SNV</w:t>
        </w:r>
        <w:r w:rsidRPr="00A5269F">
          <w:rPr>
            <w:rFonts w:hint="eastAsia"/>
          </w:rPr>
          <w:t>的数量对物种进行排序后，即可计算出累积分布。</w:t>
        </w:r>
        <w:r w:rsidRPr="00A5269F">
          <w:rPr>
            <w:rFonts w:hint="eastAsia"/>
          </w:rPr>
          <w:t xml:space="preserve"> b</w:t>
        </w:r>
        <w:r w:rsidRPr="00A5269F">
          <w:rPr>
            <w:rFonts w:hint="eastAsia"/>
          </w:rPr>
          <w:t>，仅在分离的基因组或</w:t>
        </w:r>
        <w:r w:rsidRPr="00A5269F">
          <w:rPr>
            <w:rFonts w:hint="eastAsia"/>
          </w:rPr>
          <w:t>MAG</w:t>
        </w:r>
        <w:r w:rsidRPr="00A5269F">
          <w:rPr>
            <w:rFonts w:hint="eastAsia"/>
          </w:rPr>
          <w:t>中，或在两者中检测到的</w:t>
        </w:r>
        <w:r w:rsidRPr="00A5269F">
          <w:rPr>
            <w:rFonts w:hint="eastAsia"/>
          </w:rPr>
          <w:t>SNV</w:t>
        </w:r>
        <w:r w:rsidRPr="00A5269F">
          <w:rPr>
            <w:rFonts w:hint="eastAsia"/>
          </w:rPr>
          <w:t>数量。</w:t>
        </w:r>
        <w:r w:rsidRPr="00A5269F">
          <w:rPr>
            <w:rFonts w:hint="eastAsia"/>
          </w:rPr>
          <w:t xml:space="preserve"> c</w:t>
        </w:r>
        <w:r w:rsidRPr="00A5269F">
          <w:rPr>
            <w:rFonts w:hint="eastAsia"/>
          </w:rPr>
          <w:t>，相同或不同类型的基因组的成对</w:t>
        </w:r>
        <w:r w:rsidRPr="00A5269F">
          <w:rPr>
            <w:rFonts w:hint="eastAsia"/>
          </w:rPr>
          <w:t>SNV</w:t>
        </w:r>
        <w:r w:rsidRPr="00A5269F">
          <w:rPr>
            <w:rFonts w:hint="eastAsia"/>
          </w:rPr>
          <w:t>密度分析（分离株，</w:t>
        </w:r>
        <w:r w:rsidRPr="00A5269F">
          <w:rPr>
            <w:rFonts w:hint="eastAsia"/>
          </w:rPr>
          <w:t>n = 808,331</w:t>
        </w:r>
        <w:r w:rsidRPr="00A5269F">
          <w:rPr>
            <w:rFonts w:hint="eastAsia"/>
          </w:rPr>
          <w:t>；混合，</w:t>
        </w:r>
        <w:r w:rsidRPr="00A5269F">
          <w:rPr>
            <w:rFonts w:hint="eastAsia"/>
          </w:rPr>
          <w:t>n = 1,575,895</w:t>
        </w:r>
        <w:r w:rsidRPr="00A5269F">
          <w:rPr>
            <w:rFonts w:hint="eastAsia"/>
          </w:rPr>
          <w:t>；</w:t>
        </w:r>
        <w:r w:rsidRPr="00A5269F">
          <w:rPr>
            <w:rFonts w:hint="eastAsia"/>
          </w:rPr>
          <w:t xml:space="preserve"> MAG</w:t>
        </w:r>
        <w:r w:rsidRPr="00A5269F">
          <w:rPr>
            <w:rFonts w:hint="eastAsia"/>
          </w:rPr>
          <w:t>，</w:t>
        </w:r>
        <w:r w:rsidRPr="00A5269F">
          <w:rPr>
            <w:rFonts w:hint="eastAsia"/>
          </w:rPr>
          <w:t>n = 26,899,457</w:t>
        </w:r>
        <w:r w:rsidRPr="00A5269F">
          <w:rPr>
            <w:rFonts w:hint="eastAsia"/>
          </w:rPr>
          <w:t>）。进行了</w:t>
        </w:r>
      </w:ins>
      <w:ins w:id="430" w:author="Yong-Xin Liu" w:date="2020-08-04T09:50:00Z">
        <w:r w:rsidR="00894608">
          <w:rPr>
            <w:rFonts w:hint="eastAsia"/>
          </w:rPr>
          <w:t>双尾</w:t>
        </w:r>
      </w:ins>
      <w:ins w:id="431" w:author="Yong-Xin Liu" w:date="2020-08-04T09:42:00Z">
        <w:r w:rsidRPr="00A5269F">
          <w:rPr>
            <w:rFonts w:hint="eastAsia"/>
          </w:rPr>
          <w:t>Wilcoxon</w:t>
        </w:r>
        <w:r w:rsidRPr="00A5269F">
          <w:rPr>
            <w:rFonts w:hint="eastAsia"/>
          </w:rPr>
          <w:t>秩和检验，以评估统计显着性，并使用</w:t>
        </w:r>
        <w:proofErr w:type="spellStart"/>
        <w:r w:rsidRPr="00A5269F">
          <w:rPr>
            <w:rFonts w:hint="eastAsia"/>
          </w:rPr>
          <w:t>Benjamini</w:t>
        </w:r>
        <w:proofErr w:type="spellEnd"/>
        <w:r w:rsidRPr="00A5269F">
          <w:rPr>
            <w:rFonts w:hint="eastAsia"/>
          </w:rPr>
          <w:t>-Hochberg</w:t>
        </w:r>
        <w:r w:rsidRPr="00A5269F">
          <w:rPr>
            <w:rFonts w:hint="eastAsia"/>
          </w:rPr>
          <w:t>校正对更多比较进行了进一步调整（</w:t>
        </w:r>
        <w:r w:rsidRPr="00A5269F">
          <w:rPr>
            <w:rFonts w:hint="eastAsia"/>
          </w:rPr>
          <w:t>*** P &lt;0.001</w:t>
        </w:r>
        <w:r w:rsidRPr="00A5269F">
          <w:rPr>
            <w:rFonts w:hint="eastAsia"/>
          </w:rPr>
          <w:t>）。</w:t>
        </w:r>
        <w:r w:rsidRPr="00A5269F">
          <w:rPr>
            <w:rFonts w:hint="eastAsia"/>
          </w:rPr>
          <w:t xml:space="preserve"> d</w:t>
        </w:r>
        <w:r w:rsidRPr="00A5269F">
          <w:rPr>
            <w:rFonts w:hint="eastAsia"/>
          </w:rPr>
          <w:t>，左图，通过每个大陆的基因组数量归一化的</w:t>
        </w:r>
      </w:ins>
      <w:ins w:id="432" w:author="Yong-Xin Liu" w:date="2020-08-04T09:51:00Z">
        <w:r w:rsidR="00894608">
          <w:rPr>
            <w:rFonts w:hint="eastAsia"/>
          </w:rPr>
          <w:t>特有</w:t>
        </w:r>
      </w:ins>
      <w:ins w:id="433" w:author="Yong-Xin Liu" w:date="2020-08-04T09:42:00Z">
        <w:r w:rsidRPr="00A5269F">
          <w:rPr>
            <w:rFonts w:hint="eastAsia"/>
          </w:rPr>
          <w:t>SNV</w:t>
        </w:r>
        <w:r w:rsidRPr="00A5269F">
          <w:rPr>
            <w:rFonts w:hint="eastAsia"/>
          </w:rPr>
          <w:t>数量。</w:t>
        </w:r>
      </w:ins>
      <w:ins w:id="434" w:author="Yong-Xin Liu" w:date="2020-08-04T09:51:00Z">
        <w:r w:rsidR="00894608">
          <w:rPr>
            <w:rFonts w:hint="eastAsia"/>
          </w:rPr>
          <w:t>右图</w:t>
        </w:r>
      </w:ins>
      <w:ins w:id="435" w:author="Yong-Xin Liu" w:date="2020-08-04T09:42:00Z">
        <w:r w:rsidRPr="00A5269F">
          <w:rPr>
            <w:rFonts w:hint="eastAsia"/>
          </w:rPr>
          <w:t>，每个大陆的基因组中仅检测到的</w:t>
        </w:r>
        <w:r w:rsidRPr="00A5269F">
          <w:rPr>
            <w:rFonts w:hint="eastAsia"/>
          </w:rPr>
          <w:t>SNV</w:t>
        </w:r>
        <w:r w:rsidRPr="00A5269F">
          <w:rPr>
            <w:rFonts w:hint="eastAsia"/>
          </w:rPr>
          <w:t>数量。</w:t>
        </w:r>
        <w:r w:rsidRPr="00A5269F">
          <w:rPr>
            <w:rFonts w:hint="eastAsia"/>
          </w:rPr>
          <w:t xml:space="preserve"> e</w:t>
        </w:r>
        <w:r w:rsidRPr="00A5269F">
          <w:rPr>
            <w:rFonts w:hint="eastAsia"/>
          </w:rPr>
          <w:t>，欧洲，最大基因组子集和其他大洲的基因组之间的成对</w:t>
        </w:r>
        <w:r w:rsidRPr="00A5269F">
          <w:rPr>
            <w:rFonts w:hint="eastAsia"/>
          </w:rPr>
          <w:t>SNV</w:t>
        </w:r>
        <w:r w:rsidRPr="00A5269F">
          <w:rPr>
            <w:rFonts w:hint="eastAsia"/>
          </w:rPr>
          <w:lastRenderedPageBreak/>
          <w:t>密度分析。计算每个物种的</w:t>
        </w:r>
        <w:r w:rsidRPr="00A5269F">
          <w:rPr>
            <w:rFonts w:hint="eastAsia"/>
          </w:rPr>
          <w:t>SNV</w:t>
        </w:r>
        <w:r w:rsidRPr="00A5269F">
          <w:rPr>
            <w:rFonts w:hint="eastAsia"/>
          </w:rPr>
          <w:t>密度中值，并显示所有物种的分布（非洲，</w:t>
        </w:r>
        <w:r w:rsidRPr="00A5269F">
          <w:rPr>
            <w:rFonts w:hint="eastAsia"/>
          </w:rPr>
          <w:t>n = 188</w:t>
        </w:r>
        <w:r w:rsidRPr="00A5269F">
          <w:rPr>
            <w:rFonts w:hint="eastAsia"/>
          </w:rPr>
          <w:t>；亚洲，</w:t>
        </w:r>
        <w:r w:rsidRPr="00A5269F">
          <w:rPr>
            <w:rFonts w:hint="eastAsia"/>
          </w:rPr>
          <w:t>n = 746</w:t>
        </w:r>
        <w:r w:rsidRPr="00A5269F">
          <w:rPr>
            <w:rFonts w:hint="eastAsia"/>
          </w:rPr>
          <w:t>；北美，</w:t>
        </w:r>
        <w:r w:rsidRPr="00A5269F">
          <w:rPr>
            <w:rFonts w:hint="eastAsia"/>
          </w:rPr>
          <w:t>n = 688</w:t>
        </w:r>
        <w:r w:rsidRPr="00A5269F">
          <w:rPr>
            <w:rFonts w:hint="eastAsia"/>
          </w:rPr>
          <w:t>；大洋洲，</w:t>
        </w:r>
        <w:r w:rsidRPr="00A5269F">
          <w:rPr>
            <w:rFonts w:hint="eastAsia"/>
          </w:rPr>
          <w:t>n = 35</w:t>
        </w:r>
        <w:r w:rsidRPr="00A5269F">
          <w:rPr>
            <w:rFonts w:hint="eastAsia"/>
          </w:rPr>
          <w:t>；南美，</w:t>
        </w:r>
        <w:r w:rsidRPr="00A5269F">
          <w:rPr>
            <w:rFonts w:hint="eastAsia"/>
          </w:rPr>
          <w:t>n = 151</w:t>
        </w:r>
        <w:r w:rsidRPr="00A5269F">
          <w:rPr>
            <w:rFonts w:hint="eastAsia"/>
          </w:rPr>
          <w:t>）</w:t>
        </w:r>
        <w:r w:rsidRPr="00A5269F">
          <w:rPr>
            <w:rFonts w:hint="eastAsia"/>
          </w:rPr>
          <w:t xml:space="preserve"> </w:t>
        </w:r>
        <w:r w:rsidRPr="00A5269F">
          <w:rPr>
            <w:rFonts w:hint="eastAsia"/>
          </w:rPr>
          <w:t>。从同一大陆（</w:t>
        </w:r>
        <w:r w:rsidRPr="00A5269F">
          <w:rPr>
            <w:rFonts w:hint="eastAsia"/>
          </w:rPr>
          <w:t>n = 908</w:t>
        </w:r>
        <w:r w:rsidRPr="00A5269F">
          <w:rPr>
            <w:rFonts w:hint="eastAsia"/>
          </w:rPr>
          <w:t>种）中回收的基因组比较用作参考。</w:t>
        </w:r>
        <w:r w:rsidRPr="00894608">
          <w:rPr>
            <w:rFonts w:hint="eastAsia"/>
            <w:b/>
            <w:bCs/>
            <w:rPrChange w:id="436" w:author="Yong-Xin Liu" w:date="2020-08-04T09:52:00Z">
              <w:rPr>
                <w:rFonts w:hint="eastAsia"/>
              </w:rPr>
            </w:rPrChange>
          </w:rPr>
          <w:t>来自同一大陆的基因组之间的</w:t>
        </w:r>
        <w:r w:rsidRPr="00894608">
          <w:rPr>
            <w:rFonts w:hint="eastAsia"/>
            <w:b/>
            <w:bCs/>
            <w:rPrChange w:id="437" w:author="Yong-Xin Liu" w:date="2020-08-04T09:52:00Z">
              <w:rPr>
                <w:rFonts w:hint="eastAsia"/>
              </w:rPr>
            </w:rPrChange>
          </w:rPr>
          <w:t>SNV</w:t>
        </w:r>
        <w:r w:rsidRPr="00894608">
          <w:rPr>
            <w:rFonts w:hint="eastAsia"/>
            <w:b/>
            <w:bCs/>
            <w:rPrChange w:id="438" w:author="Yong-Xin Liu" w:date="2020-08-04T09:52:00Z">
              <w:rPr>
                <w:rFonts w:hint="eastAsia"/>
              </w:rPr>
            </w:rPrChange>
          </w:rPr>
          <w:t>密度显着低于针对不同大陆的基因组所计算的</w:t>
        </w:r>
        <w:r w:rsidRPr="00894608">
          <w:rPr>
            <w:rFonts w:hint="eastAsia"/>
            <w:b/>
            <w:bCs/>
            <w:rPrChange w:id="439" w:author="Yong-Xin Liu" w:date="2020-08-04T09:52:00Z">
              <w:rPr>
                <w:rFonts w:hint="eastAsia"/>
              </w:rPr>
            </w:rPrChange>
          </w:rPr>
          <w:t>SNV</w:t>
        </w:r>
        <w:r w:rsidRPr="00894608">
          <w:rPr>
            <w:rFonts w:hint="eastAsia"/>
            <w:b/>
            <w:bCs/>
            <w:rPrChange w:id="440" w:author="Yong-Xin Liu" w:date="2020-08-04T09:52:00Z">
              <w:rPr>
                <w:rFonts w:hint="eastAsia"/>
              </w:rPr>
            </w:rPrChange>
          </w:rPr>
          <w:t>密度</w:t>
        </w:r>
        <w:r w:rsidRPr="00A5269F">
          <w:rPr>
            <w:rFonts w:hint="eastAsia"/>
          </w:rPr>
          <w:t>（校正后的</w:t>
        </w:r>
        <w:r w:rsidRPr="00A5269F">
          <w:rPr>
            <w:rFonts w:hint="eastAsia"/>
          </w:rPr>
          <w:t>P &lt;0.05</w:t>
        </w:r>
        <w:r w:rsidRPr="00A5269F">
          <w:rPr>
            <w:rFonts w:hint="eastAsia"/>
          </w:rPr>
          <w:t>）。在</w:t>
        </w:r>
        <w:r w:rsidRPr="00A5269F">
          <w:rPr>
            <w:rFonts w:hint="eastAsia"/>
          </w:rPr>
          <w:t>c</w:t>
        </w:r>
        <w:r w:rsidRPr="00A5269F">
          <w:rPr>
            <w:rFonts w:hint="eastAsia"/>
          </w:rPr>
          <w:t>和</w:t>
        </w:r>
        <w:r w:rsidRPr="00A5269F">
          <w:rPr>
            <w:rFonts w:hint="eastAsia"/>
          </w:rPr>
          <w:t>e</w:t>
        </w:r>
        <w:r w:rsidRPr="00A5269F">
          <w:rPr>
            <w:rFonts w:hint="eastAsia"/>
          </w:rPr>
          <w:t>中，</w:t>
        </w:r>
        <w:proofErr w:type="gramStart"/>
        <w:r w:rsidRPr="00A5269F">
          <w:rPr>
            <w:rFonts w:hint="eastAsia"/>
          </w:rPr>
          <w:t>框长代表</w:t>
        </w:r>
        <w:proofErr w:type="gramEnd"/>
        <w:r w:rsidRPr="00A5269F">
          <w:rPr>
            <w:rFonts w:hint="eastAsia"/>
          </w:rPr>
          <w:t>数据的</w:t>
        </w:r>
        <w:r w:rsidRPr="00A5269F">
          <w:rPr>
            <w:rFonts w:hint="eastAsia"/>
          </w:rPr>
          <w:t>IQR</w:t>
        </w:r>
        <w:r w:rsidRPr="00A5269F">
          <w:rPr>
            <w:rFonts w:hint="eastAsia"/>
          </w:rPr>
          <w:t>，</w:t>
        </w:r>
      </w:ins>
      <w:ins w:id="441" w:author="Yong-Xin Liu" w:date="2020-08-04T09:53:00Z">
        <w:r w:rsidR="00894608">
          <w:rPr>
            <w:rFonts w:hint="eastAsia"/>
          </w:rPr>
          <w:t>延长线</w:t>
        </w:r>
      </w:ins>
      <w:ins w:id="442" w:author="Yong-Xin Liu" w:date="2020-08-04T09:42:00Z">
        <w:r w:rsidRPr="00A5269F">
          <w:rPr>
            <w:rFonts w:hint="eastAsia"/>
          </w:rPr>
          <w:t>分别描绘了第一和第四四分位数的</w:t>
        </w:r>
        <w:r w:rsidRPr="00A5269F">
          <w:rPr>
            <w:rFonts w:hint="eastAsia"/>
          </w:rPr>
          <w:t>IQR 1.5</w:t>
        </w:r>
        <w:r w:rsidRPr="00A5269F">
          <w:rPr>
            <w:rFonts w:hint="eastAsia"/>
          </w:rPr>
          <w:t>倍以内的最</w:t>
        </w:r>
      </w:ins>
      <w:ins w:id="443" w:author="Yong-Xin Liu" w:date="2020-08-04T09:53:00Z">
        <w:r w:rsidR="00894608">
          <w:rPr>
            <w:rFonts w:hint="eastAsia"/>
          </w:rPr>
          <w:t>小</w:t>
        </w:r>
      </w:ins>
      <w:ins w:id="444" w:author="Yong-Xin Liu" w:date="2020-08-04T09:42:00Z">
        <w:r w:rsidRPr="00A5269F">
          <w:rPr>
            <w:rFonts w:hint="eastAsia"/>
          </w:rPr>
          <w:t>和最</w:t>
        </w:r>
      </w:ins>
      <w:ins w:id="445" w:author="Yong-Xin Liu" w:date="2020-08-04T09:53:00Z">
        <w:r w:rsidR="00894608">
          <w:rPr>
            <w:rFonts w:hint="eastAsia"/>
          </w:rPr>
          <w:t>大</w:t>
        </w:r>
      </w:ins>
      <w:ins w:id="446" w:author="Yong-Xin Liu" w:date="2020-08-04T09:42:00Z">
        <w:r w:rsidRPr="00A5269F">
          <w:rPr>
            <w:rFonts w:hint="eastAsia"/>
          </w:rPr>
          <w:t>值。</w:t>
        </w:r>
      </w:ins>
    </w:p>
    <w:p w14:paraId="05E3B4DE" w14:textId="77777777" w:rsidR="00A5269F" w:rsidRDefault="00A5269F" w:rsidP="00F62DCD">
      <w:pPr>
        <w:rPr>
          <w:rFonts w:hint="eastAsia"/>
        </w:rPr>
      </w:pPr>
    </w:p>
    <w:p w14:paraId="1BF96840" w14:textId="77777777" w:rsidR="00A01CE1" w:rsidRPr="00A01CE1" w:rsidRDefault="00A01CE1" w:rsidP="00F62DCD">
      <w:pPr>
        <w:rPr>
          <w:b/>
          <w:sz w:val="28"/>
        </w:rPr>
      </w:pPr>
      <w:r>
        <w:rPr>
          <w:rFonts w:hint="eastAsia"/>
          <w:b/>
          <w:sz w:val="28"/>
        </w:rPr>
        <w:t>相关领域研究者的福利</w:t>
      </w:r>
    </w:p>
    <w:p w14:paraId="4A212768" w14:textId="77777777" w:rsidR="00A264A6" w:rsidRDefault="00A264A6" w:rsidP="00F62DCD"/>
    <w:p w14:paraId="74F1978C" w14:textId="77777777" w:rsidR="00996D6E" w:rsidRDefault="00996D6E" w:rsidP="00F62DCD">
      <w:pPr>
        <w:rPr>
          <w:b/>
        </w:rPr>
      </w:pPr>
      <w:r w:rsidRPr="00996D6E">
        <w:rPr>
          <w:rFonts w:hint="eastAsia"/>
          <w:b/>
        </w:rPr>
        <w:t>数据可用性</w:t>
      </w:r>
    </w:p>
    <w:p w14:paraId="55086145" w14:textId="0A0A7AAB" w:rsidR="00F62DCD" w:rsidRPr="00F62DCD" w:rsidRDefault="00996D6E" w:rsidP="00F62DCD">
      <w:r w:rsidRPr="00996D6E">
        <w:rPr>
          <w:rFonts w:hint="eastAsia"/>
        </w:rPr>
        <w:t>UHGG</w:t>
      </w:r>
      <w:r>
        <w:rPr>
          <w:rFonts w:hint="eastAsia"/>
        </w:rPr>
        <w:t>的基因组已经被存放在</w:t>
      </w:r>
      <w:r>
        <w:rPr>
          <w:rFonts w:hint="eastAsia"/>
        </w:rPr>
        <w:t>European</w:t>
      </w:r>
      <w:r>
        <w:t xml:space="preserve"> Nucleotide Archive</w:t>
      </w:r>
      <w:r>
        <w:rPr>
          <w:rFonts w:hint="eastAsia"/>
        </w:rPr>
        <w:t>数据库的</w:t>
      </w:r>
      <w:r>
        <w:rPr>
          <w:rFonts w:hint="eastAsia"/>
        </w:rPr>
        <w:t>ERP</w:t>
      </w:r>
      <w:r>
        <w:t>116715</w:t>
      </w:r>
      <w:r>
        <w:rPr>
          <w:rFonts w:hint="eastAsia"/>
        </w:rPr>
        <w:t>研究序列号之下。本文中生成的</w:t>
      </w:r>
      <w:r>
        <w:rPr>
          <w:rFonts w:hint="eastAsia"/>
        </w:rPr>
        <w:t>UHGG</w:t>
      </w:r>
      <w:r>
        <w:rPr>
          <w:rFonts w:hint="eastAsia"/>
        </w:rPr>
        <w:t>，</w:t>
      </w:r>
      <w:r>
        <w:rPr>
          <w:rFonts w:hint="eastAsia"/>
        </w:rPr>
        <w:t>UHGP</w:t>
      </w:r>
      <w:r>
        <w:rPr>
          <w:rFonts w:hint="eastAsia"/>
        </w:rPr>
        <w:t>以及</w:t>
      </w:r>
      <w:r>
        <w:rPr>
          <w:rFonts w:hint="eastAsia"/>
        </w:rPr>
        <w:t>SNV</w:t>
      </w:r>
      <w:r w:rsidR="006A5F64">
        <w:rPr>
          <w:rFonts w:hint="eastAsia"/>
        </w:rPr>
        <w:t>，另外其对应的功能注释，泛基因组结果以及基于</w:t>
      </w:r>
      <w:r w:rsidR="006A5F64" w:rsidRPr="00894608">
        <w:rPr>
          <w:rFonts w:hint="eastAsia"/>
          <w:b/>
          <w:bCs/>
          <w:rPrChange w:id="447" w:author="Yong-Xin Liu" w:date="2020-08-04T09:54:00Z">
            <w:rPr>
              <w:rFonts w:hint="eastAsia"/>
            </w:rPr>
          </w:rPrChange>
        </w:rPr>
        <w:t>UHGG</w:t>
      </w:r>
      <w:r w:rsidR="006A5F64" w:rsidRPr="00894608">
        <w:rPr>
          <w:rFonts w:hint="eastAsia"/>
          <w:b/>
          <w:bCs/>
          <w:rPrChange w:id="448" w:author="Yong-Xin Liu" w:date="2020-08-04T09:54:00Z">
            <w:rPr>
              <w:rFonts w:hint="eastAsia"/>
            </w:rPr>
          </w:rPrChange>
        </w:rPr>
        <w:t>而生成的</w:t>
      </w:r>
      <w:r w:rsidR="006A5F64" w:rsidRPr="00894608">
        <w:rPr>
          <w:rFonts w:hint="eastAsia"/>
          <w:b/>
          <w:bCs/>
          <w:rPrChange w:id="449" w:author="Yong-Xin Liu" w:date="2020-08-04T09:54:00Z">
            <w:rPr>
              <w:rFonts w:hint="eastAsia"/>
            </w:rPr>
          </w:rPrChange>
        </w:rPr>
        <w:t>Kraken</w:t>
      </w:r>
      <w:r w:rsidR="006A5F64" w:rsidRPr="00894608">
        <w:rPr>
          <w:b/>
          <w:bCs/>
          <w:rPrChange w:id="450" w:author="Yong-Xin Liu" w:date="2020-08-04T09:54:00Z">
            <w:rPr/>
          </w:rPrChange>
        </w:rPr>
        <w:t>2</w:t>
      </w:r>
      <w:r w:rsidR="006A5F64" w:rsidRPr="00894608">
        <w:rPr>
          <w:rFonts w:hint="eastAsia"/>
          <w:b/>
          <w:bCs/>
          <w:rPrChange w:id="451" w:author="Yong-Xin Liu" w:date="2020-08-04T09:54:00Z">
            <w:rPr>
              <w:rFonts w:hint="eastAsia"/>
            </w:rPr>
          </w:rPrChange>
        </w:rPr>
        <w:t>格式的参考比对数据集</w:t>
      </w:r>
      <w:r w:rsidR="006A5F64">
        <w:rPr>
          <w:rFonts w:hint="eastAsia"/>
        </w:rPr>
        <w:t>等</w:t>
      </w:r>
      <w:proofErr w:type="spellStart"/>
      <w:r>
        <w:rPr>
          <w:rFonts w:hint="eastAsia"/>
        </w:rPr>
        <w:t>MGnity</w:t>
      </w:r>
      <w:proofErr w:type="spellEnd"/>
      <w:r>
        <w:t xml:space="preserve"> </w:t>
      </w:r>
      <w:r>
        <w:rPr>
          <w:rFonts w:hint="eastAsia"/>
        </w:rPr>
        <w:t>ftp</w:t>
      </w:r>
      <w:r>
        <w:rPr>
          <w:rFonts w:hint="eastAsia"/>
        </w:rPr>
        <w:t>网站（</w:t>
      </w:r>
      <w:r w:rsidR="006D21BB">
        <w:fldChar w:fldCharType="begin"/>
      </w:r>
      <w:r w:rsidR="006D21BB">
        <w:instrText xml:space="preserve"> HYPERLINK "http://ftp.ebi.ac.uk/pub/databases/metagenomics/mgnify_genomes/" </w:instrText>
      </w:r>
      <w:r w:rsidR="006D21BB">
        <w:fldChar w:fldCharType="separate"/>
      </w:r>
      <w:r w:rsidRPr="00996D6E">
        <w:rPr>
          <w:rFonts w:ascii="Palatino" w:eastAsia="Times New Roman" w:hAnsi="Palatino" w:cs="Times New Roman"/>
          <w:color w:val="006699"/>
          <w:sz w:val="27"/>
          <w:szCs w:val="27"/>
          <w:u w:val="single"/>
          <w:shd w:val="clear" w:color="auto" w:fill="FFFFFF"/>
        </w:rPr>
        <w:t>http://ftp.ebi.ac.uk/pub/databases/metagenomics/mgnify_genomes/</w:t>
      </w:r>
      <w:r w:rsidR="006D21BB">
        <w:rPr>
          <w:rFonts w:ascii="Palatino" w:eastAsia="Times New Roman" w:hAnsi="Palatino" w:cs="Times New Roman"/>
          <w:color w:val="006699"/>
          <w:sz w:val="27"/>
          <w:szCs w:val="27"/>
          <w:u w:val="single"/>
          <w:shd w:val="clear" w:color="auto" w:fill="FFFFFF"/>
        </w:rPr>
        <w:fldChar w:fldCharType="end"/>
      </w:r>
      <w:r>
        <w:rPr>
          <w:rFonts w:hint="eastAsia"/>
        </w:rPr>
        <w:t>）</w:t>
      </w:r>
      <w:r w:rsidR="006A5F64">
        <w:rPr>
          <w:rFonts w:hint="eastAsia"/>
        </w:rPr>
        <w:t>均</w:t>
      </w:r>
      <w:r>
        <w:rPr>
          <w:rFonts w:hint="eastAsia"/>
        </w:rPr>
        <w:t>可见</w:t>
      </w:r>
      <w:r w:rsidR="006A5F64">
        <w:rPr>
          <w:rFonts w:hint="eastAsia"/>
        </w:rPr>
        <w:t>。</w:t>
      </w:r>
      <w:r w:rsidR="006A5F64" w:rsidRPr="00F62DCD">
        <w:rPr>
          <w:rFonts w:hint="eastAsia"/>
        </w:rPr>
        <w:t xml:space="preserve"> </w:t>
      </w:r>
      <w:r w:rsidR="00B770F1">
        <w:rPr>
          <w:rFonts w:hint="eastAsia"/>
        </w:rPr>
        <w:t>另外</w:t>
      </w:r>
      <w:r w:rsidR="00427119">
        <w:rPr>
          <w:rFonts w:hint="eastAsia"/>
        </w:rPr>
        <w:t>UHGG</w:t>
      </w:r>
      <w:r w:rsidR="00427119">
        <w:rPr>
          <w:rFonts w:hint="eastAsia"/>
        </w:rPr>
        <w:t>基因组</w:t>
      </w:r>
      <w:r w:rsidR="000B490B">
        <w:rPr>
          <w:rFonts w:hint="eastAsia"/>
        </w:rPr>
        <w:t>集</w:t>
      </w:r>
      <w:r w:rsidR="00427119">
        <w:rPr>
          <w:rFonts w:hint="eastAsia"/>
        </w:rPr>
        <w:t>和</w:t>
      </w:r>
      <w:r w:rsidR="00427119">
        <w:rPr>
          <w:rFonts w:hint="eastAsia"/>
        </w:rPr>
        <w:t>UHGP</w:t>
      </w:r>
      <w:r w:rsidR="00427119">
        <w:rPr>
          <w:rFonts w:hint="eastAsia"/>
        </w:rPr>
        <w:t>蛋白质组</w:t>
      </w:r>
      <w:r w:rsidR="000B490B">
        <w:rPr>
          <w:rFonts w:hint="eastAsia"/>
        </w:rPr>
        <w:t>集</w:t>
      </w:r>
      <w:r w:rsidR="0064562D">
        <w:rPr>
          <w:rFonts w:hint="eastAsia"/>
        </w:rPr>
        <w:t>已经被并入到</w:t>
      </w:r>
      <w:proofErr w:type="spellStart"/>
      <w:r w:rsidR="00427119">
        <w:rPr>
          <w:rFonts w:hint="eastAsia"/>
        </w:rPr>
        <w:t>MGnity</w:t>
      </w:r>
      <w:proofErr w:type="spellEnd"/>
      <w:r w:rsidR="0064562D">
        <w:rPr>
          <w:rFonts w:hint="eastAsia"/>
        </w:rPr>
        <w:t>网站。</w:t>
      </w:r>
      <w:r w:rsidR="00E20BE6">
        <w:rPr>
          <w:rFonts w:hint="eastAsia"/>
        </w:rPr>
        <w:t>另外，此研究还生成</w:t>
      </w:r>
      <w:r w:rsidR="00E20BE6">
        <w:rPr>
          <w:rFonts w:hint="eastAsia"/>
        </w:rPr>
        <w:t>U</w:t>
      </w:r>
      <w:r w:rsidR="00E20BE6">
        <w:t>HGG</w:t>
      </w:r>
      <w:r w:rsidR="00E20BE6">
        <w:rPr>
          <w:rFonts w:hint="eastAsia"/>
        </w:rPr>
        <w:t>对应的</w:t>
      </w:r>
      <w:proofErr w:type="spellStart"/>
      <w:r w:rsidR="00E20BE6">
        <w:rPr>
          <w:rFonts w:hint="eastAsia"/>
        </w:rPr>
        <w:t>Bitsliced</w:t>
      </w:r>
      <w:proofErr w:type="spellEnd"/>
      <w:r w:rsidR="00E20BE6">
        <w:t xml:space="preserve"> Genomic Signature Index (BIGSI)</w:t>
      </w:r>
      <w:r w:rsidR="00E20BE6">
        <w:rPr>
          <w:rFonts w:hint="eastAsia"/>
        </w:rPr>
        <w:t>，使得用户可以通过交互式界面从数据库中搜索（</w:t>
      </w:r>
      <w:r w:rsidR="00E20BE6">
        <w:rPr>
          <w:rFonts w:hint="eastAsia"/>
        </w:rPr>
        <w:t>query</w:t>
      </w:r>
      <w:r w:rsidR="00E20BE6">
        <w:t xml:space="preserve"> sequence</w:t>
      </w:r>
      <w:r w:rsidR="00F76870">
        <w:rPr>
          <w:rFonts w:hint="eastAsia"/>
        </w:rPr>
        <w:t xml:space="preserve"> </w:t>
      </w:r>
      <w:r w:rsidR="00E20BE6">
        <w:rPr>
          <w:rFonts w:hint="eastAsia"/>
        </w:rPr>
        <w:t>&lt;</w:t>
      </w:r>
      <w:r w:rsidR="00E20BE6">
        <w:t>5</w:t>
      </w:r>
      <w:r w:rsidR="00E20BE6">
        <w:rPr>
          <w:rFonts w:hint="eastAsia"/>
        </w:rPr>
        <w:t>kb</w:t>
      </w:r>
      <w:r w:rsidR="00E20BE6">
        <w:rPr>
          <w:rFonts w:hint="eastAsia"/>
        </w:rPr>
        <w:t>）</w:t>
      </w:r>
      <w:r w:rsidR="00F76870">
        <w:rPr>
          <w:rFonts w:hint="eastAsia"/>
        </w:rPr>
        <w:t>对应在数据库中的相似</w:t>
      </w:r>
      <w:r w:rsidR="00E20BE6">
        <w:rPr>
          <w:rFonts w:hint="eastAsia"/>
        </w:rPr>
        <w:t>序列的相关信息</w:t>
      </w:r>
      <w:r w:rsidR="000B490B">
        <w:rPr>
          <w:rFonts w:hint="eastAsia"/>
        </w:rPr>
        <w:t>，详见</w:t>
      </w:r>
      <w:hyperlink r:id="rId16" w:history="1">
        <w:r w:rsidR="000B490B" w:rsidRPr="000B490B">
          <w:rPr>
            <w:rStyle w:val="a3"/>
            <w:rFonts w:hint="eastAsia"/>
          </w:rPr>
          <w:t>NBT</w:t>
        </w:r>
        <w:r w:rsidR="000B490B" w:rsidRPr="000B490B">
          <w:rPr>
            <w:rStyle w:val="a3"/>
            <w:rFonts w:hint="eastAsia"/>
          </w:rPr>
          <w:t>：超高速细菌基因组检索技术</w:t>
        </w:r>
      </w:hyperlink>
      <w:r w:rsidR="00E20BE6">
        <w:rPr>
          <w:rFonts w:hint="eastAsia"/>
        </w:rPr>
        <w:t>。</w:t>
      </w:r>
      <w:r w:rsidR="006A10D8">
        <w:rPr>
          <w:rFonts w:hint="eastAsia"/>
        </w:rPr>
        <w:t>为了保持数据库能及时的并入最新研究的数据，</w:t>
      </w:r>
      <w:r w:rsidR="00236FCE">
        <w:rPr>
          <w:rFonts w:hint="eastAsia"/>
        </w:rPr>
        <w:t>MAGs</w:t>
      </w:r>
      <w:r w:rsidR="00236FCE">
        <w:rPr>
          <w:rFonts w:hint="eastAsia"/>
        </w:rPr>
        <w:t>也会从</w:t>
      </w:r>
      <w:r w:rsidR="00236FCE">
        <w:rPr>
          <w:rFonts w:hint="eastAsia"/>
        </w:rPr>
        <w:t>ENA</w:t>
      </w:r>
      <w:r w:rsidR="00236FCE">
        <w:rPr>
          <w:rFonts w:hint="eastAsia"/>
        </w:rPr>
        <w:t>（</w:t>
      </w:r>
      <w:r w:rsidR="00236FCE">
        <w:rPr>
          <w:rFonts w:hint="eastAsia"/>
        </w:rPr>
        <w:t>European</w:t>
      </w:r>
      <w:r w:rsidR="00236FCE">
        <w:t xml:space="preserve"> </w:t>
      </w:r>
      <w:r w:rsidR="00236FCE">
        <w:rPr>
          <w:rFonts w:hint="eastAsia"/>
        </w:rPr>
        <w:t>Nucleotide</w:t>
      </w:r>
      <w:r w:rsidR="00236FCE">
        <w:t xml:space="preserve"> Archive</w:t>
      </w:r>
      <w:r w:rsidR="00236FCE">
        <w:rPr>
          <w:rFonts w:hint="eastAsia"/>
        </w:rPr>
        <w:t>）数据库中提取</w:t>
      </w:r>
      <w:r w:rsidR="0006568E">
        <w:rPr>
          <w:rFonts w:hint="eastAsia"/>
        </w:rPr>
        <w:t>相应的</w:t>
      </w:r>
      <w:r w:rsidR="0006568E">
        <w:rPr>
          <w:rFonts w:hint="eastAsia"/>
        </w:rPr>
        <w:t>MAGs</w:t>
      </w:r>
      <w:r w:rsidR="0006568E">
        <w:rPr>
          <w:rFonts w:hint="eastAsia"/>
        </w:rPr>
        <w:t>数据并及时</w:t>
      </w:r>
      <w:r w:rsidR="00236FCE">
        <w:rPr>
          <w:rFonts w:hint="eastAsia"/>
        </w:rPr>
        <w:t>并入数据库中</w:t>
      </w:r>
      <w:r w:rsidR="0006568E">
        <w:rPr>
          <w:rFonts w:hint="eastAsia"/>
        </w:rPr>
        <w:t>以</w:t>
      </w:r>
      <w:r w:rsidR="00876400">
        <w:rPr>
          <w:rFonts w:hint="eastAsia"/>
        </w:rPr>
        <w:t>补充或者取代低质量的代表序列</w:t>
      </w:r>
      <w:r w:rsidR="00236FCE">
        <w:rPr>
          <w:rFonts w:hint="eastAsia"/>
        </w:rPr>
        <w:t>。</w:t>
      </w:r>
    </w:p>
    <w:p w14:paraId="3D888057" w14:textId="77777777" w:rsidR="00F62DCD" w:rsidRPr="00F62DCD" w:rsidRDefault="00F62DCD" w:rsidP="00F62DCD"/>
    <w:p w14:paraId="1D6CA12E" w14:textId="77777777" w:rsidR="00F62DCD" w:rsidRPr="00F62DCD" w:rsidRDefault="00F62DCD" w:rsidP="00F62DCD"/>
    <w:sectPr w:rsidR="00F62DCD" w:rsidRPr="00F62DCD" w:rsidSect="004E64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Yong-Xin Liu" w:date="2020-08-04T10:11:00Z" w:initials="YL">
    <w:p w14:paraId="2BEAC2F4" w14:textId="6DCB0C9D" w:rsidR="006D21BB" w:rsidRDefault="006D21BB">
      <w:pPr>
        <w:pStyle w:val="a9"/>
        <w:rPr>
          <w:rFonts w:hint="eastAsia"/>
        </w:rPr>
      </w:pPr>
      <w:r>
        <w:rPr>
          <w:rStyle w:val="a8"/>
        </w:rPr>
        <w:annotationRef/>
      </w:r>
      <w:r>
        <w:rPr>
          <w:rFonts w:hint="eastAsia"/>
        </w:rPr>
        <w:t>全文段落要有大纲，</w:t>
      </w:r>
      <w:r>
        <w:rPr>
          <w:rFonts w:hint="eastAsia"/>
        </w:rPr>
        <w:t>1</w:t>
      </w:r>
      <w:r>
        <w:rPr>
          <w:rFonts w:hint="eastAsia"/>
        </w:rPr>
        <w:t>，</w:t>
      </w:r>
      <w:r>
        <w:rPr>
          <w:rFonts w:hint="eastAsia"/>
        </w:rPr>
        <w:t>2</w:t>
      </w:r>
      <w:r>
        <w:rPr>
          <w:rFonts w:hint="eastAsia"/>
        </w:rPr>
        <w:t>，</w:t>
      </w:r>
      <w:r>
        <w:rPr>
          <w:rFonts w:hint="eastAsia"/>
        </w:rPr>
        <w:t>3</w:t>
      </w:r>
      <w:r>
        <w:rPr>
          <w:rFonts w:hint="eastAsia"/>
        </w:rPr>
        <w:t>级标题。</w:t>
      </w:r>
      <w:r>
        <w:t>Word</w:t>
      </w:r>
      <w:r>
        <w:rPr>
          <w:rFonts w:hint="eastAsia"/>
        </w:rPr>
        <w:t>中导航会有标题目录显示。</w:t>
      </w:r>
      <w:r>
        <w:rPr>
          <w:rFonts w:hint="eastAsia"/>
        </w:rPr>
        <w:t>M</w:t>
      </w:r>
      <w:r>
        <w:t>arkdown</w:t>
      </w:r>
      <w:r>
        <w:rPr>
          <w:rFonts w:hint="eastAsia"/>
        </w:rPr>
        <w:t>中</w:t>
      </w:r>
      <w:r>
        <w:rPr>
          <w:rFonts w:hint="eastAsia"/>
        </w:rPr>
        <w:t>[</w:t>
      </w:r>
      <w:r>
        <w:t>TOC]</w:t>
      </w:r>
      <w:r>
        <w:rPr>
          <w:rFonts w:hint="eastAsia"/>
        </w:rPr>
        <w:t>也可显示目录，方便把握全文的结构和逻辑。</w:t>
      </w:r>
    </w:p>
  </w:comment>
  <w:comment w:id="89" w:author="Yong-Xin Liu" w:date="2020-08-04T10:05:00Z" w:initials="YL">
    <w:p w14:paraId="02A4D1BE" w14:textId="20381281" w:rsidR="000B490B" w:rsidRDefault="000B490B" w:rsidP="000B490B">
      <w:r>
        <w:rPr>
          <w:rStyle w:val="a8"/>
        </w:rPr>
        <w:annotationRef/>
      </w:r>
      <w:r>
        <w:rPr>
          <w:rFonts w:hint="eastAsia"/>
        </w:rPr>
        <w:t>图注</w:t>
      </w:r>
      <w:r>
        <w:rPr>
          <w:rFonts w:hint="eastAsia"/>
        </w:rPr>
        <w:t>.</w:t>
      </w:r>
      <w:r>
        <w:t xml:space="preserve"> </w:t>
      </w:r>
      <w:r>
        <w:rPr>
          <w:rFonts w:hint="eastAsia"/>
        </w:rPr>
        <w:t>是文章的重点。重点看图和图注要能把握文章的整体思路和发现。</w:t>
      </w:r>
    </w:p>
    <w:p w14:paraId="45ECC2BC" w14:textId="080F0772" w:rsidR="000B490B" w:rsidRPr="000B490B" w:rsidRDefault="000B490B">
      <w:pPr>
        <w:pStyle w:val="a9"/>
      </w:pPr>
    </w:p>
  </w:comment>
  <w:comment w:id="125" w:author="Yong-Xin Liu" w:date="2020-08-04T10:07:00Z" w:initials="YL">
    <w:p w14:paraId="2907614F" w14:textId="01E34A37" w:rsidR="000B490B" w:rsidRDefault="000B490B">
      <w:pPr>
        <w:pStyle w:val="a9"/>
      </w:pPr>
      <w:r>
        <w:rPr>
          <w:rStyle w:val="a8"/>
        </w:rPr>
        <w:annotationRef/>
      </w:r>
      <w:r>
        <w:rPr>
          <w:rFonts w:hint="eastAsia"/>
        </w:rPr>
        <w:t>图文对应</w:t>
      </w:r>
      <w:r w:rsidR="006D21BB">
        <w:rPr>
          <w:rFonts w:hint="eastAsia"/>
        </w:rPr>
        <w:t>，请全文补充，绝不可省略。不错的附图也可以加入，并添加附图和图注。</w:t>
      </w:r>
    </w:p>
    <w:p w14:paraId="07A2BEDB" w14:textId="77777777" w:rsidR="006D21BB" w:rsidRDefault="006D21BB">
      <w:pPr>
        <w:pStyle w:val="a9"/>
        <w:rPr>
          <w:rFonts w:hint="eastAsia"/>
        </w:rPr>
      </w:pPr>
    </w:p>
    <w:p w14:paraId="4EB7BCAE" w14:textId="265514B0" w:rsidR="000B490B" w:rsidRDefault="000B490B">
      <w:pPr>
        <w:pStyle w:val="a9"/>
      </w:pPr>
      <w:r>
        <w:rPr>
          <w:rFonts w:hint="eastAsia"/>
        </w:rPr>
        <w:t>结果描述对应的图片必须</w:t>
      </w:r>
      <w:r>
        <w:rPr>
          <w:rFonts w:hint="eastAsia"/>
        </w:rPr>
        <w:t xml:space="preserve"> </w:t>
      </w:r>
      <w:r>
        <w:rPr>
          <w:rFonts w:hint="eastAsia"/>
        </w:rPr>
        <w:t>标注清楚，而且要加粗。不然结果和数据图表无法对应，根本看不懂。</w:t>
      </w:r>
    </w:p>
  </w:comment>
  <w:comment w:id="273" w:author="Yong-Xin Liu" w:date="2020-08-03T16:33:00Z" w:initials="YL">
    <w:p w14:paraId="035AF717" w14:textId="093A7221" w:rsidR="004F5C90" w:rsidRPr="004F5C90" w:rsidRDefault="004F5C90">
      <w:pPr>
        <w:pStyle w:val="a9"/>
      </w:pPr>
      <w:r>
        <w:rPr>
          <w:rStyle w:val="a8"/>
        </w:rPr>
        <w:annotationRef/>
      </w:r>
      <w:r>
        <w:rPr>
          <w:rFonts w:hint="eastAsia"/>
        </w:rPr>
        <w:t>哪有标题行还标注</w:t>
      </w:r>
      <w:r>
        <w:rPr>
          <w:rFonts w:hint="eastAsia"/>
        </w:rPr>
        <w:t>(</w:t>
      </w:r>
      <w:r>
        <w:rPr>
          <w:rFonts w:hint="eastAsia"/>
        </w:rPr>
        <w:t>见下图</w:t>
      </w:r>
      <w:r>
        <w:rPr>
          <w:rFonts w:hint="eastAsia"/>
        </w:rPr>
        <w:t>)</w:t>
      </w:r>
      <w:r>
        <w:rPr>
          <w:rFonts w:hint="eastAsia"/>
        </w:rPr>
        <w:t>的</w:t>
      </w:r>
    </w:p>
  </w:comment>
  <w:comment w:id="373" w:author="Yong-Xin Liu" w:date="2020-08-04T08:51:00Z" w:initials="YL">
    <w:p w14:paraId="756AB57A" w14:textId="19631942" w:rsidR="009302AB" w:rsidRDefault="009302AB">
      <w:pPr>
        <w:pStyle w:val="a9"/>
        <w:rPr>
          <w:rFonts w:hint="eastAsia"/>
        </w:rPr>
      </w:pPr>
      <w:r>
        <w:rPr>
          <w:rStyle w:val="a8"/>
        </w:rPr>
        <w:annotationRef/>
      </w:r>
      <w:r>
        <w:rPr>
          <w:rFonts w:hint="eastAsia"/>
        </w:rPr>
        <w:t>出现专业名词，或缩写，需要有中英对照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BEAC2F4" w15:done="0"/>
  <w15:commentEx w15:paraId="45ECC2BC" w15:done="0"/>
  <w15:commentEx w15:paraId="4EB7BCAE" w15:done="0"/>
  <w15:commentEx w15:paraId="035AF717" w15:done="0"/>
  <w15:commentEx w15:paraId="756AB5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3B2C3" w16cex:dateUtc="2020-08-04T02:11:00Z"/>
  <w16cex:commentExtensible w16cex:durableId="22D3B152" w16cex:dateUtc="2020-08-04T02:05:00Z"/>
  <w16cex:commentExtensible w16cex:durableId="22D3B1D1" w16cex:dateUtc="2020-08-04T02:07:00Z"/>
  <w16cex:commentExtensible w16cex:durableId="22D2BACB" w16cex:dateUtc="2020-08-03T08:33:00Z"/>
  <w16cex:commentExtensible w16cex:durableId="22D3A000" w16cex:dateUtc="2020-08-04T0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EAC2F4" w16cid:durableId="22D3B2C3"/>
  <w16cid:commentId w16cid:paraId="45ECC2BC" w16cid:durableId="22D3B152"/>
  <w16cid:commentId w16cid:paraId="4EB7BCAE" w16cid:durableId="22D3B1D1"/>
  <w16cid:commentId w16cid:paraId="035AF717" w16cid:durableId="22D2BACB"/>
  <w16cid:commentId w16cid:paraId="756AB57A" w16cid:durableId="22D3A00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7" w:usb1="00000000" w:usb2="00000000" w:usb3="00000000" w:csb0="00000093" w:csb1="00000000"/>
  </w:font>
  <w:font w:name="Palatino">
    <w:altName w:val="Segoe UI Historic"/>
    <w:charset w:val="4D"/>
    <w:family w:val="auto"/>
    <w:pitch w:val="variable"/>
    <w:sig w:usb0="A00002FF" w:usb1="7800205A" w:usb2="14600000" w:usb3="00000000" w:csb0="00000193"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839C8"/>
    <w:multiLevelType w:val="hybridMultilevel"/>
    <w:tmpl w:val="AAA65444"/>
    <w:lvl w:ilvl="0" w:tplc="1E2A8C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6721E2"/>
    <w:multiLevelType w:val="multilevel"/>
    <w:tmpl w:val="2B64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255500"/>
    <w:multiLevelType w:val="hybridMultilevel"/>
    <w:tmpl w:val="7602C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98B1172"/>
    <w:multiLevelType w:val="hybridMultilevel"/>
    <w:tmpl w:val="2DA46F42"/>
    <w:lvl w:ilvl="0" w:tplc="A8987FC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ong-Xin Liu">
    <w15:presenceInfo w15:providerId="None" w15:userId="Yong-Xin Liu"/>
  </w15:person>
  <w15:person w15:author="Liu Yong-Xin">
    <w15:presenceInfo w15:providerId="Windows Live" w15:userId="144b19216badb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25D"/>
    <w:rsid w:val="00017577"/>
    <w:rsid w:val="00026F23"/>
    <w:rsid w:val="00027C2C"/>
    <w:rsid w:val="00035205"/>
    <w:rsid w:val="00044DD3"/>
    <w:rsid w:val="000454F6"/>
    <w:rsid w:val="0004731D"/>
    <w:rsid w:val="0005701E"/>
    <w:rsid w:val="0006568E"/>
    <w:rsid w:val="00065F8D"/>
    <w:rsid w:val="0008304E"/>
    <w:rsid w:val="000B2B5E"/>
    <w:rsid w:val="000B490B"/>
    <w:rsid w:val="000C4D71"/>
    <w:rsid w:val="000D59F3"/>
    <w:rsid w:val="000D6B85"/>
    <w:rsid w:val="000F1619"/>
    <w:rsid w:val="00100B01"/>
    <w:rsid w:val="001122AE"/>
    <w:rsid w:val="0012257C"/>
    <w:rsid w:val="0012299C"/>
    <w:rsid w:val="0015104B"/>
    <w:rsid w:val="00154776"/>
    <w:rsid w:val="00163F00"/>
    <w:rsid w:val="00175816"/>
    <w:rsid w:val="00181B81"/>
    <w:rsid w:val="001960F6"/>
    <w:rsid w:val="001A043C"/>
    <w:rsid w:val="001A2EA6"/>
    <w:rsid w:val="001D2443"/>
    <w:rsid w:val="001E61FF"/>
    <w:rsid w:val="001F2E45"/>
    <w:rsid w:val="0020326B"/>
    <w:rsid w:val="00205BB1"/>
    <w:rsid w:val="00210C90"/>
    <w:rsid w:val="00231662"/>
    <w:rsid w:val="0023449D"/>
    <w:rsid w:val="00236FCE"/>
    <w:rsid w:val="00241554"/>
    <w:rsid w:val="002600B2"/>
    <w:rsid w:val="00276312"/>
    <w:rsid w:val="00286254"/>
    <w:rsid w:val="00297D0E"/>
    <w:rsid w:val="002A2FE1"/>
    <w:rsid w:val="002A3DB9"/>
    <w:rsid w:val="002A5508"/>
    <w:rsid w:val="002D21B9"/>
    <w:rsid w:val="002E6FBB"/>
    <w:rsid w:val="003117C0"/>
    <w:rsid w:val="003378F8"/>
    <w:rsid w:val="00340204"/>
    <w:rsid w:val="00342F40"/>
    <w:rsid w:val="0035734C"/>
    <w:rsid w:val="0037025D"/>
    <w:rsid w:val="00390314"/>
    <w:rsid w:val="003C0C62"/>
    <w:rsid w:val="003E0191"/>
    <w:rsid w:val="004146C2"/>
    <w:rsid w:val="00417206"/>
    <w:rsid w:val="004253E0"/>
    <w:rsid w:val="00427119"/>
    <w:rsid w:val="0044220D"/>
    <w:rsid w:val="004C09B8"/>
    <w:rsid w:val="004D3692"/>
    <w:rsid w:val="004E6453"/>
    <w:rsid w:val="004F2B9E"/>
    <w:rsid w:val="004F5C90"/>
    <w:rsid w:val="004F65BB"/>
    <w:rsid w:val="005342B5"/>
    <w:rsid w:val="00561329"/>
    <w:rsid w:val="005662F4"/>
    <w:rsid w:val="00577F82"/>
    <w:rsid w:val="00584931"/>
    <w:rsid w:val="00594CA3"/>
    <w:rsid w:val="005A0C34"/>
    <w:rsid w:val="005A2C8B"/>
    <w:rsid w:val="005A4941"/>
    <w:rsid w:val="005B572B"/>
    <w:rsid w:val="005C4CCA"/>
    <w:rsid w:val="005C7AE1"/>
    <w:rsid w:val="005E3C2E"/>
    <w:rsid w:val="005F4C9E"/>
    <w:rsid w:val="00604BCB"/>
    <w:rsid w:val="006259AA"/>
    <w:rsid w:val="00627BC6"/>
    <w:rsid w:val="00641CD6"/>
    <w:rsid w:val="00642024"/>
    <w:rsid w:val="0064562D"/>
    <w:rsid w:val="0064620B"/>
    <w:rsid w:val="00650AC7"/>
    <w:rsid w:val="00662D4A"/>
    <w:rsid w:val="00680FC9"/>
    <w:rsid w:val="006A05AD"/>
    <w:rsid w:val="006A10D8"/>
    <w:rsid w:val="006A1DC9"/>
    <w:rsid w:val="006A5657"/>
    <w:rsid w:val="006A5F64"/>
    <w:rsid w:val="006B2621"/>
    <w:rsid w:val="006B6294"/>
    <w:rsid w:val="006D21BB"/>
    <w:rsid w:val="006D6F0D"/>
    <w:rsid w:val="006E0172"/>
    <w:rsid w:val="006F702E"/>
    <w:rsid w:val="00743670"/>
    <w:rsid w:val="0076067D"/>
    <w:rsid w:val="00766E75"/>
    <w:rsid w:val="00790215"/>
    <w:rsid w:val="00791097"/>
    <w:rsid w:val="007A324A"/>
    <w:rsid w:val="007A501D"/>
    <w:rsid w:val="007B77D8"/>
    <w:rsid w:val="007C457E"/>
    <w:rsid w:val="007E0D0D"/>
    <w:rsid w:val="007F5D1B"/>
    <w:rsid w:val="00820343"/>
    <w:rsid w:val="008217E8"/>
    <w:rsid w:val="00822DC1"/>
    <w:rsid w:val="008317F4"/>
    <w:rsid w:val="00853365"/>
    <w:rsid w:val="008662C4"/>
    <w:rsid w:val="00876400"/>
    <w:rsid w:val="00884856"/>
    <w:rsid w:val="00887025"/>
    <w:rsid w:val="00892198"/>
    <w:rsid w:val="00894608"/>
    <w:rsid w:val="008961D8"/>
    <w:rsid w:val="008963F7"/>
    <w:rsid w:val="008B688E"/>
    <w:rsid w:val="008D5E73"/>
    <w:rsid w:val="00903E99"/>
    <w:rsid w:val="00924CBA"/>
    <w:rsid w:val="0092731A"/>
    <w:rsid w:val="009302AB"/>
    <w:rsid w:val="00961447"/>
    <w:rsid w:val="009673F9"/>
    <w:rsid w:val="00971AA3"/>
    <w:rsid w:val="00985A0F"/>
    <w:rsid w:val="00996D6E"/>
    <w:rsid w:val="009B41A9"/>
    <w:rsid w:val="009C1498"/>
    <w:rsid w:val="009E0859"/>
    <w:rsid w:val="009E29CC"/>
    <w:rsid w:val="009E5999"/>
    <w:rsid w:val="009E5E1B"/>
    <w:rsid w:val="00A01CE1"/>
    <w:rsid w:val="00A07D14"/>
    <w:rsid w:val="00A264A6"/>
    <w:rsid w:val="00A505D1"/>
    <w:rsid w:val="00A5239F"/>
    <w:rsid w:val="00A5269F"/>
    <w:rsid w:val="00A8149C"/>
    <w:rsid w:val="00A9191B"/>
    <w:rsid w:val="00A91EE7"/>
    <w:rsid w:val="00A93607"/>
    <w:rsid w:val="00AA03BE"/>
    <w:rsid w:val="00AA0AEC"/>
    <w:rsid w:val="00AA1633"/>
    <w:rsid w:val="00AA3878"/>
    <w:rsid w:val="00AB3994"/>
    <w:rsid w:val="00AC3B4E"/>
    <w:rsid w:val="00AC4737"/>
    <w:rsid w:val="00AE680D"/>
    <w:rsid w:val="00AF136D"/>
    <w:rsid w:val="00B257BA"/>
    <w:rsid w:val="00B25B6B"/>
    <w:rsid w:val="00B34364"/>
    <w:rsid w:val="00B46124"/>
    <w:rsid w:val="00B538C4"/>
    <w:rsid w:val="00B54852"/>
    <w:rsid w:val="00B70B81"/>
    <w:rsid w:val="00B770F1"/>
    <w:rsid w:val="00B81BD1"/>
    <w:rsid w:val="00B90741"/>
    <w:rsid w:val="00B90BFF"/>
    <w:rsid w:val="00B94AAC"/>
    <w:rsid w:val="00C011A0"/>
    <w:rsid w:val="00C17D22"/>
    <w:rsid w:val="00C2673F"/>
    <w:rsid w:val="00C504A0"/>
    <w:rsid w:val="00C55D65"/>
    <w:rsid w:val="00C65488"/>
    <w:rsid w:val="00C77138"/>
    <w:rsid w:val="00C90D07"/>
    <w:rsid w:val="00C96F98"/>
    <w:rsid w:val="00CA44CB"/>
    <w:rsid w:val="00CB4651"/>
    <w:rsid w:val="00CC70D7"/>
    <w:rsid w:val="00CD6F21"/>
    <w:rsid w:val="00CE2593"/>
    <w:rsid w:val="00CE405C"/>
    <w:rsid w:val="00CE5B64"/>
    <w:rsid w:val="00D01BB4"/>
    <w:rsid w:val="00D81FAA"/>
    <w:rsid w:val="00D8205D"/>
    <w:rsid w:val="00DC4155"/>
    <w:rsid w:val="00DD4ADD"/>
    <w:rsid w:val="00DF1C61"/>
    <w:rsid w:val="00E20BE6"/>
    <w:rsid w:val="00E81E6D"/>
    <w:rsid w:val="00E94719"/>
    <w:rsid w:val="00ED51AE"/>
    <w:rsid w:val="00EF0650"/>
    <w:rsid w:val="00EF54CC"/>
    <w:rsid w:val="00F10C6E"/>
    <w:rsid w:val="00F10DA0"/>
    <w:rsid w:val="00F15725"/>
    <w:rsid w:val="00F20342"/>
    <w:rsid w:val="00F277F5"/>
    <w:rsid w:val="00F62DCD"/>
    <w:rsid w:val="00F76870"/>
    <w:rsid w:val="00F86CB6"/>
    <w:rsid w:val="00FA5018"/>
    <w:rsid w:val="00FA5982"/>
    <w:rsid w:val="00FB224E"/>
    <w:rsid w:val="00FF2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64E4F"/>
  <w14:defaultImageDpi w14:val="32767"/>
  <w15:chartTrackingRefBased/>
  <w15:docId w15:val="{99D42913-A4E1-304C-8223-0123668F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96D6E"/>
    <w:rPr>
      <w:color w:val="0000FF"/>
      <w:u w:val="single"/>
    </w:rPr>
  </w:style>
  <w:style w:type="paragraph" w:styleId="a4">
    <w:name w:val="Balloon Text"/>
    <w:basedOn w:val="a"/>
    <w:link w:val="a5"/>
    <w:uiPriority w:val="99"/>
    <w:semiHidden/>
    <w:unhideWhenUsed/>
    <w:rsid w:val="001A2EA6"/>
    <w:rPr>
      <w:sz w:val="18"/>
      <w:szCs w:val="18"/>
    </w:rPr>
  </w:style>
  <w:style w:type="character" w:customStyle="1" w:styleId="a5">
    <w:name w:val="批注框文本 字符"/>
    <w:basedOn w:val="a0"/>
    <w:link w:val="a4"/>
    <w:uiPriority w:val="99"/>
    <w:semiHidden/>
    <w:rsid w:val="001A2EA6"/>
    <w:rPr>
      <w:sz w:val="18"/>
      <w:szCs w:val="18"/>
    </w:rPr>
  </w:style>
  <w:style w:type="character" w:styleId="a6">
    <w:name w:val="Unresolved Mention"/>
    <w:basedOn w:val="a0"/>
    <w:uiPriority w:val="99"/>
    <w:rsid w:val="008D5E73"/>
    <w:rPr>
      <w:color w:val="605E5C"/>
      <w:shd w:val="clear" w:color="auto" w:fill="E1DFDD"/>
    </w:rPr>
  </w:style>
  <w:style w:type="paragraph" w:styleId="a7">
    <w:name w:val="List Paragraph"/>
    <w:basedOn w:val="a"/>
    <w:uiPriority w:val="34"/>
    <w:qFormat/>
    <w:rsid w:val="00210C90"/>
    <w:pPr>
      <w:ind w:firstLineChars="200" w:firstLine="420"/>
    </w:pPr>
  </w:style>
  <w:style w:type="character" w:styleId="a8">
    <w:name w:val="annotation reference"/>
    <w:basedOn w:val="a0"/>
    <w:uiPriority w:val="99"/>
    <w:semiHidden/>
    <w:unhideWhenUsed/>
    <w:rsid w:val="004F5C90"/>
    <w:rPr>
      <w:sz w:val="21"/>
      <w:szCs w:val="21"/>
    </w:rPr>
  </w:style>
  <w:style w:type="paragraph" w:styleId="a9">
    <w:name w:val="annotation text"/>
    <w:basedOn w:val="a"/>
    <w:link w:val="aa"/>
    <w:uiPriority w:val="99"/>
    <w:semiHidden/>
    <w:unhideWhenUsed/>
    <w:rsid w:val="004F5C90"/>
  </w:style>
  <w:style w:type="character" w:customStyle="1" w:styleId="aa">
    <w:name w:val="批注文字 字符"/>
    <w:basedOn w:val="a0"/>
    <w:link w:val="a9"/>
    <w:uiPriority w:val="99"/>
    <w:semiHidden/>
    <w:rsid w:val="004F5C90"/>
  </w:style>
  <w:style w:type="paragraph" w:styleId="ab">
    <w:name w:val="annotation subject"/>
    <w:basedOn w:val="a9"/>
    <w:next w:val="a9"/>
    <w:link w:val="ac"/>
    <w:uiPriority w:val="99"/>
    <w:semiHidden/>
    <w:unhideWhenUsed/>
    <w:rsid w:val="004F5C90"/>
    <w:rPr>
      <w:b/>
      <w:bCs/>
    </w:rPr>
  </w:style>
  <w:style w:type="character" w:customStyle="1" w:styleId="ac">
    <w:name w:val="批注主题 字符"/>
    <w:basedOn w:val="aa"/>
    <w:link w:val="ab"/>
    <w:uiPriority w:val="99"/>
    <w:semiHidden/>
    <w:rsid w:val="004F5C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138568">
      <w:bodyDiv w:val="1"/>
      <w:marLeft w:val="0"/>
      <w:marRight w:val="0"/>
      <w:marTop w:val="0"/>
      <w:marBottom w:val="0"/>
      <w:divBdr>
        <w:top w:val="none" w:sz="0" w:space="0" w:color="auto"/>
        <w:left w:val="none" w:sz="0" w:space="0" w:color="auto"/>
        <w:bottom w:val="none" w:sz="0" w:space="0" w:color="auto"/>
        <w:right w:val="none" w:sz="0" w:space="0" w:color="auto"/>
      </w:divBdr>
    </w:div>
    <w:div w:id="1281495241">
      <w:bodyDiv w:val="1"/>
      <w:marLeft w:val="0"/>
      <w:marRight w:val="0"/>
      <w:marTop w:val="0"/>
      <w:marBottom w:val="0"/>
      <w:divBdr>
        <w:top w:val="none" w:sz="0" w:space="0" w:color="auto"/>
        <w:left w:val="none" w:sz="0" w:space="0" w:color="auto"/>
        <w:bottom w:val="none" w:sz="0" w:space="0" w:color="auto"/>
        <w:right w:val="none" w:sz="0" w:space="0" w:color="auto"/>
      </w:divBdr>
    </w:div>
    <w:div w:id="1573852112">
      <w:bodyDiv w:val="1"/>
      <w:marLeft w:val="0"/>
      <w:marRight w:val="0"/>
      <w:marTop w:val="0"/>
      <w:marBottom w:val="0"/>
      <w:divBdr>
        <w:top w:val="none" w:sz="0" w:space="0" w:color="auto"/>
        <w:left w:val="none" w:sz="0" w:space="0" w:color="auto"/>
        <w:bottom w:val="none" w:sz="0" w:space="0" w:color="auto"/>
        <w:right w:val="none" w:sz="0" w:space="0" w:color="auto"/>
      </w:divBdr>
    </w:div>
    <w:div w:id="18714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p.weixin.qq.com/s/c28oeLfx-YhLoImlVBVbXg"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ABE20-493D-47F7-82ED-3E6A46EA1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1672</Words>
  <Characters>9533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Fang</dc:creator>
  <cp:keywords/>
  <dc:description/>
  <cp:lastModifiedBy>Yong-Xin Liu</cp:lastModifiedBy>
  <cp:revision>11</cp:revision>
  <dcterms:created xsi:type="dcterms:W3CDTF">2020-07-31T15:24:00Z</dcterms:created>
  <dcterms:modified xsi:type="dcterms:W3CDTF">2020-08-04T02:23:00Z</dcterms:modified>
</cp:coreProperties>
</file>